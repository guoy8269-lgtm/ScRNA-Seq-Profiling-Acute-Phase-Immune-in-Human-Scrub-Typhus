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DD215">
      <w:pPr>
        <w:spacing w:line="360" w:lineRule="auto"/>
        <w:ind w:firstLine="0" w:firstLineChars="0"/>
        <w:rPr>
          <w:rFonts w:cs="Times New Roman"/>
          <w:b/>
          <w:bCs/>
          <w:sz w:val="22"/>
        </w:rPr>
      </w:pPr>
      <w:r>
        <w:rPr>
          <w:rFonts w:cs="Times New Roman"/>
          <w:b/>
          <w:bCs/>
          <w:sz w:val="22"/>
        </w:rPr>
        <w:t>Support</w:t>
      </w:r>
      <w:r>
        <w:rPr>
          <w:rFonts w:hint="eastAsia" w:cs="Times New Roman"/>
          <w:b/>
          <w:bCs/>
          <w:sz w:val="22"/>
        </w:rPr>
        <w:t>ing</w:t>
      </w:r>
      <w:r>
        <w:rPr>
          <w:rFonts w:cs="Times New Roman"/>
          <w:b/>
          <w:bCs/>
          <w:sz w:val="22"/>
        </w:rPr>
        <w:t xml:space="preserve"> </w:t>
      </w:r>
      <w:r>
        <w:rPr>
          <w:rFonts w:hint="eastAsia" w:cs="Times New Roman"/>
          <w:b/>
          <w:bCs/>
          <w:sz w:val="22"/>
        </w:rPr>
        <w:t>I</w:t>
      </w:r>
      <w:r>
        <w:rPr>
          <w:rFonts w:cs="Times New Roman"/>
          <w:b/>
          <w:bCs/>
          <w:sz w:val="22"/>
        </w:rPr>
        <w:t>nformation</w:t>
      </w:r>
      <w:r>
        <w:rPr>
          <w:rFonts w:hint="eastAsia" w:cs="Times New Roman"/>
          <w:b/>
          <w:bCs/>
          <w:sz w:val="22"/>
        </w:rPr>
        <w:t xml:space="preserve"> to</w:t>
      </w:r>
    </w:p>
    <w:p w14:paraId="4ECEF995">
      <w:pPr>
        <w:pStyle w:val="2"/>
        <w:widowControl/>
        <w:spacing w:line="360" w:lineRule="auto"/>
        <w:ind w:firstLine="0" w:firstLineChars="0"/>
        <w:jc w:val="both"/>
        <w:rPr>
          <w:ins w:id="1" w:author="郭依嘉" w:date="2026-07-13T21:53:47Z"/>
          <w:rFonts w:hint="default" w:ascii="Times New Roman" w:hAnsi="Times New Roman" w:cs="Times New Roman"/>
          <w:sz w:val="22"/>
          <w:szCs w:val="22"/>
        </w:rPr>
        <w:pPrChange w:id="0" w:author="郭依嘉" w:date="2026-07-13T21:54:01Z">
          <w:pPr>
            <w:pStyle w:val="2"/>
            <w:widowControl/>
            <w:spacing w:line="360" w:lineRule="auto"/>
            <w:jc w:val="both"/>
          </w:pPr>
        </w:pPrChange>
      </w:pPr>
      <w:ins w:id="2" w:author="郭依嘉" w:date="2026-07-13T21:53:47Z">
        <w:r>
          <w:rPr>
            <w:rFonts w:hint="default" w:ascii="Times New Roman" w:hAnsi="Times New Roman" w:cs="Times New Roman"/>
            <w:sz w:val="22"/>
            <w:szCs w:val="22"/>
          </w:rPr>
          <w:t>Single-cell profiling of peripheral blood reveals acute-phase immune dysregulation in human scrub typhus</w:t>
        </w:r>
      </w:ins>
    </w:p>
    <w:p w14:paraId="3A5F698C">
      <w:pPr>
        <w:pStyle w:val="3"/>
        <w:widowControl/>
        <w:spacing w:beforeAutospacing="0" w:after="0" w:afterAutospacing="0" w:line="360" w:lineRule="auto"/>
        <w:ind w:firstLine="0" w:firstLineChars="0"/>
        <w:jc w:val="both"/>
        <w:rPr>
          <w:ins w:id="4" w:author="郭依嘉" w:date="2026-07-13T21:53:47Z"/>
          <w:rFonts w:hint="default" w:ascii="Times New Roman" w:hAnsi="Times New Roman" w:cs="Times New Roman"/>
          <w:sz w:val="22"/>
          <w:szCs w:val="22"/>
        </w:rPr>
        <w:pPrChange w:id="3" w:author="郭依嘉" w:date="2026-07-13T21:54:06Z">
          <w:pPr>
            <w:pStyle w:val="3"/>
            <w:widowControl/>
            <w:spacing w:beforeAutospacing="0" w:after="0" w:afterAutospacing="0" w:line="360" w:lineRule="auto"/>
            <w:jc w:val="both"/>
          </w:pPr>
        </w:pPrChange>
      </w:pPr>
      <w:ins w:id="5" w:author="郭依嘉" w:date="2026-07-13T21:53:47Z">
        <w:r>
          <w:rPr>
            <w:rFonts w:hint="default" w:ascii="Times New Roman" w:hAnsi="Times New Roman" w:cs="Times New Roman"/>
            <w:sz w:val="22"/>
            <w:szCs w:val="22"/>
          </w:rPr>
          <w:t xml:space="preserve">Running title: </w:t>
        </w:r>
      </w:ins>
      <w:ins w:id="6" w:author="郭依嘉" w:date="2026-07-13T21:53:47Z">
        <w:r>
          <w:rPr>
            <w:rFonts w:hint="default" w:ascii="Times New Roman" w:hAnsi="Times New Roman" w:cs="Times New Roman"/>
            <w:b w:val="0"/>
            <w:bCs w:val="0"/>
            <w:sz w:val="22"/>
            <w:szCs w:val="22"/>
          </w:rPr>
          <w:t>Acute-phase immune dysregulation in human scrub typhus</w:t>
        </w:r>
      </w:ins>
    </w:p>
    <w:p w14:paraId="1317AAF8">
      <w:pPr>
        <w:spacing w:line="360" w:lineRule="auto"/>
        <w:jc w:val="both"/>
        <w:rPr>
          <w:ins w:id="8" w:author="郭依嘉" w:date="2026-07-13T21:53:47Z"/>
          <w:rFonts w:hint="default" w:ascii="Times New Roman" w:hAnsi="Times New Roman" w:cs="Times New Roman"/>
          <w:sz w:val="22"/>
          <w:szCs w:val="22"/>
        </w:rPr>
        <w:pPrChange w:id="7" w:author="郭依嘉" w:date="2026-07-13T21:53:58Z">
          <w:pPr>
            <w:spacing w:line="360" w:lineRule="auto"/>
            <w:jc w:val="both"/>
          </w:pPr>
        </w:pPrChange>
      </w:pPr>
    </w:p>
    <w:p w14:paraId="1555464A">
      <w:pPr>
        <w:spacing w:after="0" w:line="360" w:lineRule="auto"/>
        <w:ind w:firstLine="0" w:firstLineChars="0"/>
        <w:jc w:val="both"/>
        <w:rPr>
          <w:ins w:id="10" w:author="郭依嘉" w:date="2026-07-13T21:53:47Z"/>
          <w:rFonts w:hint="default" w:ascii="Times New Roman" w:hAnsi="Times New Roman" w:cs="Times New Roman"/>
          <w:sz w:val="22"/>
          <w:szCs w:val="22"/>
        </w:rPr>
        <w:pPrChange w:id="9" w:author="郭依嘉" w:date="2026-07-13T21:54:07Z">
          <w:pPr>
            <w:spacing w:after="0" w:line="360" w:lineRule="auto"/>
            <w:jc w:val="both"/>
          </w:pPr>
        </w:pPrChange>
      </w:pPr>
      <w:ins w:id="11" w:author="郭依嘉" w:date="2026-07-13T21:53:47Z">
        <w:r>
          <w:rPr>
            <w:rFonts w:hint="default" w:ascii="Times New Roman" w:hAnsi="Times New Roman" w:cs="Times New Roman"/>
            <w:sz w:val="22"/>
            <w:szCs w:val="22"/>
          </w:rPr>
          <w:t>Yijia Guo</w:t>
        </w:r>
      </w:ins>
      <w:ins w:id="12" w:author="郭依嘉" w:date="2026-07-13T21:53:47Z">
        <w:r>
          <w:rPr>
            <w:rFonts w:hint="default" w:ascii="Times New Roman" w:hAnsi="Times New Roman" w:cs="Times New Roman"/>
            <w:sz w:val="22"/>
            <w:szCs w:val="22"/>
            <w:vertAlign w:val="superscript"/>
          </w:rPr>
          <w:t>1#</w:t>
        </w:r>
      </w:ins>
      <w:ins w:id="13" w:author="郭依嘉" w:date="2026-07-13T21:53:47Z">
        <w:r>
          <w:rPr>
            <w:rFonts w:hint="default" w:ascii="Times New Roman" w:hAnsi="Times New Roman" w:cs="Times New Roman"/>
            <w:sz w:val="22"/>
            <w:szCs w:val="22"/>
          </w:rPr>
          <w:t>, Yi Niu</w:t>
        </w:r>
      </w:ins>
      <w:ins w:id="14" w:author="郭依嘉" w:date="2026-07-13T21:53:47Z">
        <w:r>
          <w:rPr>
            <w:rFonts w:hint="default" w:ascii="Times New Roman" w:hAnsi="Times New Roman" w:cs="Times New Roman"/>
            <w:sz w:val="22"/>
            <w:szCs w:val="22"/>
            <w:vertAlign w:val="superscript"/>
          </w:rPr>
          <w:t>1#</w:t>
        </w:r>
      </w:ins>
      <w:ins w:id="15" w:author="郭依嘉" w:date="2026-07-13T21:53:47Z">
        <w:r>
          <w:rPr>
            <w:rFonts w:hint="default" w:ascii="Times New Roman" w:hAnsi="Times New Roman" w:cs="Times New Roman"/>
            <w:sz w:val="22"/>
            <w:szCs w:val="22"/>
          </w:rPr>
          <w:t>, Nihui Zhang</w:t>
        </w:r>
      </w:ins>
      <w:ins w:id="16" w:author="郭依嘉" w:date="2026-07-13T21:53:47Z">
        <w:r>
          <w:rPr>
            <w:rFonts w:hint="default" w:ascii="Times New Roman" w:hAnsi="Times New Roman" w:cs="Times New Roman"/>
            <w:sz w:val="22"/>
            <w:szCs w:val="22"/>
            <w:vertAlign w:val="superscript"/>
          </w:rPr>
          <w:t>2#</w:t>
        </w:r>
      </w:ins>
      <w:ins w:id="17" w:author="郭依嘉" w:date="2026-07-13T21:53:47Z">
        <w:r>
          <w:rPr>
            <w:rFonts w:hint="default" w:ascii="Times New Roman" w:hAnsi="Times New Roman" w:cs="Times New Roman"/>
            <w:sz w:val="22"/>
            <w:szCs w:val="22"/>
          </w:rPr>
          <w:t>, Xiao Han</w:t>
        </w:r>
      </w:ins>
      <w:ins w:id="18" w:author="郭依嘉" w:date="2026-07-13T21:53:47Z">
        <w:r>
          <w:rPr>
            <w:rFonts w:hint="default" w:ascii="Times New Roman" w:hAnsi="Times New Roman" w:cs="Times New Roman"/>
            <w:sz w:val="22"/>
            <w:szCs w:val="22"/>
            <w:vertAlign w:val="superscript"/>
          </w:rPr>
          <w:t>3#</w:t>
        </w:r>
      </w:ins>
      <w:ins w:id="19" w:author="郭依嘉" w:date="2026-07-13T21:53:47Z">
        <w:r>
          <w:rPr>
            <w:rFonts w:hint="default" w:ascii="Times New Roman" w:hAnsi="Times New Roman" w:cs="Times New Roman"/>
            <w:sz w:val="22"/>
            <w:szCs w:val="22"/>
          </w:rPr>
          <w:t>, Liyuan Zhang</w:t>
        </w:r>
      </w:ins>
      <w:ins w:id="20" w:author="郭依嘉" w:date="2026-07-13T21:53:47Z">
        <w:r>
          <w:rPr>
            <w:rFonts w:hint="default" w:ascii="Times New Roman" w:hAnsi="Times New Roman" w:cs="Times New Roman"/>
            <w:sz w:val="22"/>
            <w:szCs w:val="22"/>
            <w:vertAlign w:val="superscript"/>
          </w:rPr>
          <w:t>4</w:t>
        </w:r>
      </w:ins>
      <w:ins w:id="21" w:author="郭依嘉" w:date="2026-07-13T21:53:47Z">
        <w:r>
          <w:rPr>
            <w:rFonts w:hint="default" w:ascii="Times New Roman" w:hAnsi="Times New Roman" w:cs="Times New Roman"/>
            <w:sz w:val="22"/>
            <w:szCs w:val="22"/>
          </w:rPr>
          <w:t>, Yongguo Du</w:t>
        </w:r>
      </w:ins>
      <w:ins w:id="22" w:author="郭依嘉" w:date="2026-07-13T21:53:47Z">
        <w:r>
          <w:rPr>
            <w:rFonts w:hint="default" w:ascii="Times New Roman" w:hAnsi="Times New Roman" w:cs="Times New Roman"/>
            <w:sz w:val="22"/>
            <w:szCs w:val="22"/>
            <w:vertAlign w:val="superscript"/>
          </w:rPr>
          <w:t>4</w:t>
        </w:r>
      </w:ins>
      <w:ins w:id="23" w:author="郭依嘉" w:date="2026-07-13T21:53:47Z">
        <w:r>
          <w:rPr>
            <w:rFonts w:hint="default" w:ascii="Times New Roman" w:hAnsi="Times New Roman" w:cs="Times New Roman"/>
            <w:sz w:val="22"/>
            <w:szCs w:val="22"/>
          </w:rPr>
          <w:t>, Lifen Han</w:t>
        </w:r>
      </w:ins>
      <w:ins w:id="24" w:author="郭依嘉" w:date="2026-07-13T21:53:47Z">
        <w:r>
          <w:rPr>
            <w:rFonts w:hint="default" w:ascii="Times New Roman" w:hAnsi="Times New Roman" w:cs="Times New Roman"/>
            <w:sz w:val="22"/>
            <w:szCs w:val="22"/>
            <w:vertAlign w:val="superscript"/>
          </w:rPr>
          <w:t>3</w:t>
        </w:r>
      </w:ins>
      <w:ins w:id="25" w:author="郭依嘉" w:date="2026-07-13T21:53:47Z">
        <w:r>
          <w:rPr>
            <w:rFonts w:hint="default" w:ascii="Times New Roman" w:hAnsi="Times New Roman" w:cs="Times New Roman"/>
            <w:sz w:val="22"/>
            <w:szCs w:val="22"/>
          </w:rPr>
          <w:t>, Xiuying Tian</w:t>
        </w:r>
      </w:ins>
      <w:ins w:id="26" w:author="郭依嘉" w:date="2026-07-13T21:53:47Z">
        <w:r>
          <w:rPr>
            <w:rFonts w:hint="default" w:ascii="Times New Roman" w:hAnsi="Times New Roman" w:cs="Times New Roman"/>
            <w:sz w:val="22"/>
            <w:szCs w:val="22"/>
            <w:vertAlign w:val="superscript"/>
          </w:rPr>
          <w:t>1</w:t>
        </w:r>
      </w:ins>
      <w:ins w:id="27" w:author="郭依嘉" w:date="2026-07-13T21:53:47Z">
        <w:r>
          <w:rPr>
            <w:rFonts w:hint="default" w:ascii="Times New Roman" w:hAnsi="Times New Roman" w:cs="Times New Roman"/>
            <w:sz w:val="22"/>
            <w:szCs w:val="22"/>
          </w:rPr>
          <w:t>, Zhao Xu</w:t>
        </w:r>
      </w:ins>
      <w:ins w:id="28" w:author="郭依嘉" w:date="2026-07-13T21:53:47Z">
        <w:r>
          <w:rPr>
            <w:rFonts w:hint="default" w:ascii="Times New Roman" w:hAnsi="Times New Roman" w:cs="Times New Roman"/>
            <w:sz w:val="22"/>
            <w:szCs w:val="22"/>
            <w:vertAlign w:val="superscript"/>
          </w:rPr>
          <w:t>1</w:t>
        </w:r>
      </w:ins>
      <w:ins w:id="29" w:author="郭依嘉" w:date="2026-07-13T21:53:47Z">
        <w:r>
          <w:rPr>
            <w:rFonts w:hint="default" w:ascii="Times New Roman" w:hAnsi="Times New Roman" w:cs="Times New Roman"/>
            <w:sz w:val="22"/>
            <w:szCs w:val="22"/>
          </w:rPr>
          <w:t>, Gaoyu Wang</w:t>
        </w:r>
      </w:ins>
      <w:ins w:id="30" w:author="郭依嘉" w:date="2026-07-13T21:53:47Z">
        <w:r>
          <w:rPr>
            <w:rFonts w:hint="default" w:ascii="Times New Roman" w:hAnsi="Times New Roman" w:cs="Times New Roman"/>
            <w:sz w:val="22"/>
            <w:szCs w:val="22"/>
            <w:vertAlign w:val="superscript"/>
          </w:rPr>
          <w:t>1</w:t>
        </w:r>
      </w:ins>
      <w:ins w:id="31" w:author="郭依嘉" w:date="2026-07-13T21:53:47Z">
        <w:r>
          <w:rPr>
            <w:rFonts w:hint="default" w:ascii="Times New Roman" w:hAnsi="Times New Roman" w:cs="Times New Roman"/>
            <w:sz w:val="22"/>
            <w:szCs w:val="22"/>
          </w:rPr>
          <w:t>, Kwok-Yung Yuen</w:t>
        </w:r>
      </w:ins>
      <w:ins w:id="32" w:author="郭依嘉" w:date="2026-07-13T21:53:47Z">
        <w:r>
          <w:rPr>
            <w:rFonts w:hint="default" w:ascii="Times New Roman" w:hAnsi="Times New Roman" w:cs="Times New Roman"/>
            <w:sz w:val="22"/>
            <w:szCs w:val="22"/>
            <w:vertAlign w:val="superscript"/>
          </w:rPr>
          <w:t>5,6</w:t>
        </w:r>
      </w:ins>
      <w:ins w:id="33" w:author="郭依嘉" w:date="2026-07-13T21:53:47Z">
        <w:r>
          <w:rPr>
            <w:rFonts w:hint="default" w:ascii="Times New Roman" w:hAnsi="Times New Roman" w:cs="Times New Roman"/>
            <w:sz w:val="22"/>
            <w:szCs w:val="22"/>
          </w:rPr>
          <w:t xml:space="preserve">, </w:t>
        </w:r>
        <w:bookmarkStart w:id="0" w:name="OLE_LINK7"/>
        <w:bookmarkStart w:id="1" w:name="OLE_LINK8"/>
        <w:r>
          <w:rPr>
            <w:rFonts w:hint="default" w:ascii="Times New Roman" w:hAnsi="Times New Roman" w:cs="Times New Roman"/>
            <w:sz w:val="22"/>
            <w:szCs w:val="22"/>
          </w:rPr>
          <w:t>Jasper Fuk-Woo Chan</w:t>
        </w:r>
        <w:bookmarkEnd w:id="0"/>
        <w:bookmarkEnd w:id="1"/>
      </w:ins>
      <w:ins w:id="34" w:author="郭依嘉" w:date="2026-07-13T21:53:47Z">
        <w:r>
          <w:rPr>
            <w:rFonts w:hint="default" w:ascii="Times New Roman" w:hAnsi="Times New Roman" w:cs="Times New Roman"/>
            <w:sz w:val="22"/>
            <w:szCs w:val="22"/>
            <w:vertAlign w:val="superscript"/>
          </w:rPr>
          <w:t>5,6</w:t>
        </w:r>
      </w:ins>
      <w:ins w:id="35" w:author="郭依嘉" w:date="2026-07-13T21:53:47Z">
        <w:r>
          <w:rPr>
            <w:rFonts w:hint="default" w:ascii="Times New Roman" w:hAnsi="Times New Roman" w:cs="Times New Roman"/>
            <w:sz w:val="22"/>
            <w:szCs w:val="22"/>
          </w:rPr>
          <w:t>*, Dahua Xu</w:t>
        </w:r>
      </w:ins>
      <w:ins w:id="36" w:author="郭依嘉" w:date="2026-07-13T21:53:47Z">
        <w:r>
          <w:rPr>
            <w:rFonts w:hint="default" w:ascii="Times New Roman" w:hAnsi="Times New Roman" w:cs="Times New Roman"/>
            <w:sz w:val="22"/>
            <w:szCs w:val="22"/>
            <w:vertAlign w:val="superscript"/>
          </w:rPr>
          <w:t>2</w:t>
        </w:r>
      </w:ins>
      <w:ins w:id="37" w:author="郭依嘉" w:date="2026-07-13T21:53:47Z">
        <w:r>
          <w:rPr>
            <w:rFonts w:hint="default" w:ascii="Times New Roman" w:hAnsi="Times New Roman" w:cs="Times New Roman"/>
            <w:sz w:val="22"/>
            <w:szCs w:val="22"/>
          </w:rPr>
          <w:t>*, Feifei Yin</w:t>
        </w:r>
      </w:ins>
      <w:ins w:id="38" w:author="郭依嘉" w:date="2026-07-13T21:53:47Z">
        <w:r>
          <w:rPr>
            <w:rFonts w:hint="default" w:ascii="Times New Roman" w:hAnsi="Times New Roman" w:cs="Times New Roman"/>
            <w:sz w:val="22"/>
            <w:szCs w:val="22"/>
            <w:vertAlign w:val="superscript"/>
          </w:rPr>
          <w:t>1</w:t>
        </w:r>
      </w:ins>
      <w:ins w:id="39" w:author="郭依嘉" w:date="2026-07-13T21:53:47Z">
        <w:r>
          <w:rPr>
            <w:rFonts w:hint="default" w:ascii="Times New Roman" w:hAnsi="Times New Roman" w:cs="Times New Roman"/>
            <w:sz w:val="22"/>
            <w:szCs w:val="22"/>
          </w:rPr>
          <w:t>*</w:t>
        </w:r>
      </w:ins>
    </w:p>
    <w:p w14:paraId="74372142">
      <w:pPr>
        <w:spacing w:after="0" w:line="360" w:lineRule="auto"/>
        <w:jc w:val="both"/>
        <w:rPr>
          <w:ins w:id="41" w:author="郭依嘉" w:date="2026-07-13T21:53:47Z"/>
          <w:rFonts w:hint="default" w:ascii="Times New Roman" w:hAnsi="Times New Roman" w:cs="Times New Roman"/>
          <w:sz w:val="22"/>
          <w:szCs w:val="22"/>
          <w:vertAlign w:val="superscript"/>
        </w:rPr>
        <w:pPrChange w:id="40" w:author="郭依嘉" w:date="2026-07-13T21:53:58Z">
          <w:pPr>
            <w:spacing w:after="0" w:line="360" w:lineRule="auto"/>
            <w:jc w:val="both"/>
          </w:pPr>
        </w:pPrChange>
      </w:pPr>
    </w:p>
    <w:p w14:paraId="38B30947">
      <w:pPr>
        <w:spacing w:after="0" w:line="360" w:lineRule="auto"/>
        <w:ind w:firstLine="0" w:firstLineChars="0"/>
        <w:jc w:val="both"/>
        <w:rPr>
          <w:ins w:id="43" w:author="郭依嘉" w:date="2026-07-13T21:53:47Z"/>
          <w:rFonts w:hint="default" w:ascii="Times New Roman" w:hAnsi="Times New Roman" w:cs="Times New Roman"/>
          <w:sz w:val="22"/>
          <w:szCs w:val="22"/>
        </w:rPr>
        <w:pPrChange w:id="42" w:author="郭依嘉" w:date="2026-07-13T21:54:27Z">
          <w:pPr>
            <w:spacing w:after="0" w:line="360" w:lineRule="auto"/>
            <w:jc w:val="both"/>
          </w:pPr>
        </w:pPrChange>
      </w:pPr>
      <w:ins w:id="44" w:author="郭依嘉" w:date="2026-07-13T21:53:47Z">
        <w:r>
          <w:rPr>
            <w:rFonts w:hint="default" w:ascii="Times New Roman" w:hAnsi="Times New Roman" w:cs="Times New Roman"/>
            <w:sz w:val="22"/>
            <w:szCs w:val="22"/>
            <w:vertAlign w:val="superscript"/>
          </w:rPr>
          <w:t>1</w:t>
        </w:r>
      </w:ins>
      <w:ins w:id="45" w:author="郭依嘉" w:date="2026-07-13T21:53:47Z">
        <w:r>
          <w:rPr>
            <w:rFonts w:hint="default" w:ascii="Times New Roman" w:hAnsi="Times New Roman" w:cs="Times New Roman"/>
            <w:sz w:val="22"/>
            <w:szCs w:val="22"/>
          </w:rPr>
          <w:t>Hainan Medical University-The University of Hong Kong Joint Laboratory of Tropical Infectious Diseases, Key Laboratory of Tropical Translational Medicine of Ministry of Education, School of Basic Medicine, Hainan Medical University,</w:t>
        </w:r>
        <w:commentRangeStart w:id="0"/>
        <w:commentRangeStart w:id="1"/>
        <w:r>
          <w:rPr>
            <w:rFonts w:hint="default" w:ascii="Times New Roman" w:hAnsi="Times New Roman" w:cs="Times New Roman"/>
            <w:sz w:val="22"/>
            <w:szCs w:val="22"/>
          </w:rPr>
          <w:t xml:space="preserve"> Haikou, </w:t>
        </w:r>
      </w:ins>
      <w:ins w:id="46" w:author="郭依嘉" w:date="2026-07-13T21:53:47Z">
        <w:r>
          <w:rPr>
            <w:rFonts w:hint="default" w:cs="Times New Roman"/>
            <w:szCs w:val="22"/>
          </w:rPr>
          <w:t>570100</w:t>
        </w:r>
      </w:ins>
      <w:ins w:id="47" w:author="郭依嘉" w:date="2026-07-13T21:53:47Z">
        <w:r>
          <w:rPr>
            <w:rFonts w:hint="eastAsia" w:cs="Times New Roman"/>
            <w:szCs w:val="22"/>
            <w:lang w:val="en-US" w:eastAsia="zh-CN"/>
          </w:rPr>
          <w:t xml:space="preserve">, </w:t>
        </w:r>
      </w:ins>
      <w:ins w:id="48" w:author="郭依嘉" w:date="2026-07-13T21:53:47Z">
        <w:r>
          <w:rPr>
            <w:rFonts w:hint="default" w:ascii="Times New Roman" w:hAnsi="Times New Roman" w:cs="Times New Roman"/>
            <w:sz w:val="22"/>
            <w:szCs w:val="22"/>
          </w:rPr>
          <w:t>China</w:t>
        </w:r>
        <w:commentRangeEnd w:id="0"/>
      </w:ins>
      <w:ins w:id="49" w:author="郭依嘉" w:date="2026-07-13T21:53:47Z">
        <w:r>
          <w:rPr/>
          <w:commentReference w:id="0"/>
        </w:r>
        <w:commentRangeEnd w:id="1"/>
      </w:ins>
      <w:ins w:id="50" w:author="郭依嘉" w:date="2026-07-13T21:53:47Z">
        <w:r>
          <w:rPr/>
          <w:commentReference w:id="1"/>
        </w:r>
      </w:ins>
    </w:p>
    <w:p w14:paraId="49139802">
      <w:pPr>
        <w:spacing w:after="0" w:line="360" w:lineRule="auto"/>
        <w:ind w:firstLine="0" w:firstLineChars="0"/>
        <w:jc w:val="both"/>
        <w:rPr>
          <w:ins w:id="52" w:author="郭依嘉" w:date="2026-07-13T21:53:47Z"/>
          <w:rFonts w:hint="default" w:ascii="Times New Roman" w:hAnsi="Times New Roman" w:cs="Times New Roman"/>
          <w:sz w:val="22"/>
          <w:szCs w:val="22"/>
        </w:rPr>
        <w:pPrChange w:id="51" w:author="郭依嘉" w:date="2026-07-13T21:54:28Z">
          <w:pPr>
            <w:spacing w:after="0" w:line="360" w:lineRule="auto"/>
            <w:jc w:val="both"/>
          </w:pPr>
        </w:pPrChange>
      </w:pPr>
      <w:ins w:id="53" w:author="郭依嘉" w:date="2026-07-13T21:53:47Z">
        <w:r>
          <w:rPr>
            <w:rFonts w:hint="default" w:ascii="Times New Roman" w:hAnsi="Times New Roman" w:cs="Times New Roman"/>
            <w:sz w:val="22"/>
            <w:szCs w:val="22"/>
            <w:vertAlign w:val="superscript"/>
          </w:rPr>
          <w:t>2</w:t>
        </w:r>
      </w:ins>
      <w:ins w:id="54" w:author="郭依嘉" w:date="2026-07-13T21:53:47Z">
        <w:r>
          <w:rPr>
            <w:rFonts w:hint="default" w:ascii="Times New Roman" w:hAnsi="Times New Roman" w:cs="Times New Roman"/>
            <w:sz w:val="22"/>
            <w:szCs w:val="22"/>
          </w:rPr>
          <w:t xml:space="preserve">School of Intelligent Medicine and Technology (Big Data Research Center), Hainan Engineering Research Center for Health Big Data, Hainan Medical University, Haikou,  </w:t>
        </w:r>
      </w:ins>
      <w:ins w:id="55" w:author="郭依嘉" w:date="2026-07-13T21:53:47Z">
        <w:r>
          <w:rPr>
            <w:rFonts w:hint="eastAsia" w:cs="Times New Roman"/>
            <w:sz w:val="22"/>
            <w:szCs w:val="22"/>
            <w:lang w:val="en-US" w:eastAsia="zh-CN"/>
          </w:rPr>
          <w:t xml:space="preserve"> </w:t>
        </w:r>
      </w:ins>
      <w:ins w:id="56" w:author="郭依嘉" w:date="2026-07-13T21:53:47Z">
        <w:r>
          <w:rPr>
            <w:rFonts w:hint="default" w:ascii="Times New Roman" w:hAnsi="Times New Roman" w:cs="Times New Roman"/>
            <w:sz w:val="22"/>
            <w:szCs w:val="22"/>
          </w:rPr>
          <w:t xml:space="preserve"> </w:t>
        </w:r>
      </w:ins>
      <w:ins w:id="57" w:author="郭依嘉" w:date="2026-07-13T21:53:47Z">
        <w:r>
          <w:rPr>
            <w:rFonts w:hint="default" w:cs="Times New Roman"/>
            <w:szCs w:val="22"/>
          </w:rPr>
          <w:t>570100</w:t>
        </w:r>
      </w:ins>
      <w:ins w:id="58" w:author="郭依嘉" w:date="2026-07-13T21:53:47Z">
        <w:r>
          <w:rPr>
            <w:rFonts w:hint="eastAsia" w:cs="Times New Roman"/>
            <w:szCs w:val="22"/>
            <w:lang w:val="en-US" w:eastAsia="zh-CN"/>
          </w:rPr>
          <w:t xml:space="preserve">, </w:t>
        </w:r>
      </w:ins>
      <w:ins w:id="59" w:author="郭依嘉" w:date="2026-07-13T21:53:47Z">
        <w:r>
          <w:rPr>
            <w:rFonts w:hint="default" w:ascii="Times New Roman" w:hAnsi="Times New Roman" w:cs="Times New Roman"/>
            <w:sz w:val="22"/>
            <w:szCs w:val="22"/>
          </w:rPr>
          <w:t>China</w:t>
        </w:r>
      </w:ins>
    </w:p>
    <w:p w14:paraId="0B937173">
      <w:pPr>
        <w:spacing w:after="0" w:line="360" w:lineRule="auto"/>
        <w:ind w:firstLine="0" w:firstLineChars="0"/>
        <w:jc w:val="both"/>
        <w:rPr>
          <w:ins w:id="61" w:author="郭依嘉" w:date="2026-07-13T21:53:47Z"/>
          <w:rFonts w:hint="default" w:ascii="Times New Roman" w:hAnsi="Times New Roman" w:cs="Times New Roman"/>
          <w:sz w:val="22"/>
          <w:szCs w:val="22"/>
        </w:rPr>
        <w:pPrChange w:id="60" w:author="郭依嘉" w:date="2026-07-13T21:54:29Z">
          <w:pPr>
            <w:spacing w:after="0" w:line="360" w:lineRule="auto"/>
            <w:jc w:val="both"/>
          </w:pPr>
        </w:pPrChange>
      </w:pPr>
      <w:ins w:id="62" w:author="郭依嘉" w:date="2026-07-13T21:53:47Z">
        <w:r>
          <w:rPr>
            <w:rFonts w:hint="default" w:ascii="Times New Roman" w:hAnsi="Times New Roman" w:cs="Times New Roman"/>
            <w:sz w:val="22"/>
            <w:szCs w:val="22"/>
            <w:vertAlign w:val="superscript"/>
          </w:rPr>
          <w:t xml:space="preserve">3 </w:t>
        </w:r>
      </w:ins>
      <w:ins w:id="63" w:author="郭依嘉" w:date="2026-07-13T21:53:47Z">
        <w:r>
          <w:rPr>
            <w:rFonts w:hint="default" w:ascii="Times New Roman" w:hAnsi="Times New Roman" w:cs="Times New Roman"/>
            <w:sz w:val="22"/>
            <w:szCs w:val="22"/>
          </w:rPr>
          <w:t>Fujian Medical University Mengchao Hepatobiliary Hospital‌, Fuzhou, 350000</w:t>
        </w:r>
      </w:ins>
      <w:ins w:id="64" w:author="郭依嘉" w:date="2026-07-13T21:53:47Z">
        <w:r>
          <w:rPr>
            <w:rFonts w:hint="eastAsia" w:cs="Times New Roman"/>
            <w:sz w:val="22"/>
            <w:szCs w:val="22"/>
            <w:lang w:val="en-US" w:eastAsia="zh-CN"/>
          </w:rPr>
          <w:t xml:space="preserve">, </w:t>
        </w:r>
      </w:ins>
      <w:ins w:id="65" w:author="郭依嘉" w:date="2026-07-13T21:53:47Z">
        <w:r>
          <w:rPr>
            <w:rFonts w:hint="default" w:ascii="Times New Roman" w:hAnsi="Times New Roman" w:cs="Times New Roman"/>
            <w:sz w:val="22"/>
            <w:szCs w:val="22"/>
          </w:rPr>
          <w:t>China</w:t>
        </w:r>
      </w:ins>
    </w:p>
    <w:p w14:paraId="7515D559">
      <w:pPr>
        <w:spacing w:after="0" w:line="360" w:lineRule="auto"/>
        <w:ind w:firstLine="0" w:firstLineChars="0"/>
        <w:jc w:val="both"/>
        <w:rPr>
          <w:ins w:id="67" w:author="郭依嘉" w:date="2026-07-13T21:53:47Z"/>
          <w:rFonts w:hint="default" w:ascii="Times New Roman" w:hAnsi="Times New Roman" w:cs="Times New Roman"/>
          <w:sz w:val="22"/>
          <w:szCs w:val="22"/>
        </w:rPr>
        <w:pPrChange w:id="66" w:author="郭依嘉" w:date="2026-07-13T21:54:30Z">
          <w:pPr>
            <w:spacing w:after="0" w:line="360" w:lineRule="auto"/>
            <w:jc w:val="both"/>
          </w:pPr>
        </w:pPrChange>
      </w:pPr>
      <w:ins w:id="68" w:author="郭依嘉" w:date="2026-07-13T21:53:47Z">
        <w:r>
          <w:rPr>
            <w:rFonts w:hint="default" w:ascii="Times New Roman" w:hAnsi="Times New Roman" w:cs="Times New Roman"/>
            <w:sz w:val="22"/>
            <w:szCs w:val="22"/>
            <w:vertAlign w:val="superscript"/>
          </w:rPr>
          <w:t>4</w:t>
        </w:r>
      </w:ins>
      <w:ins w:id="69" w:author="郭依嘉" w:date="2026-07-13T21:53:47Z">
        <w:r>
          <w:rPr>
            <w:rFonts w:hint="default" w:ascii="Times New Roman" w:hAnsi="Times New Roman" w:cs="Times New Roman"/>
            <w:sz w:val="22"/>
            <w:szCs w:val="22"/>
          </w:rPr>
          <w:t>Department of Infectious Disease, the Second Affiliated Hospital of Hainan Medical University, Haikou,</w:t>
        </w:r>
      </w:ins>
      <w:ins w:id="70" w:author="郭依嘉" w:date="2026-07-13T21:53:47Z">
        <w:r>
          <w:rPr>
            <w:rFonts w:hint="eastAsia" w:cs="Times New Roman"/>
            <w:sz w:val="22"/>
            <w:szCs w:val="22"/>
            <w:lang w:val="en-US" w:eastAsia="zh-CN"/>
          </w:rPr>
          <w:t xml:space="preserve"> </w:t>
        </w:r>
      </w:ins>
      <w:ins w:id="71" w:author="郭依嘉" w:date="2026-07-13T21:53:47Z">
        <w:r>
          <w:rPr>
            <w:rFonts w:hint="default" w:cs="Times New Roman"/>
            <w:szCs w:val="22"/>
          </w:rPr>
          <w:t>570100</w:t>
        </w:r>
      </w:ins>
      <w:ins w:id="72" w:author="郭依嘉" w:date="2026-07-13T21:53:47Z">
        <w:r>
          <w:rPr>
            <w:rFonts w:hint="eastAsia" w:cs="Times New Roman"/>
            <w:szCs w:val="22"/>
            <w:lang w:val="en-US" w:eastAsia="zh-CN"/>
          </w:rPr>
          <w:t xml:space="preserve">, </w:t>
        </w:r>
      </w:ins>
      <w:ins w:id="73" w:author="郭依嘉" w:date="2026-07-13T21:53:47Z">
        <w:r>
          <w:rPr>
            <w:rFonts w:hint="default" w:ascii="Times New Roman" w:hAnsi="Times New Roman" w:cs="Times New Roman"/>
            <w:sz w:val="22"/>
            <w:szCs w:val="22"/>
          </w:rPr>
          <w:t>China</w:t>
        </w:r>
      </w:ins>
    </w:p>
    <w:p w14:paraId="7C847A12">
      <w:pPr>
        <w:spacing w:after="0" w:line="360" w:lineRule="auto"/>
        <w:ind w:firstLine="0" w:firstLineChars="0"/>
        <w:jc w:val="both"/>
        <w:rPr>
          <w:ins w:id="75" w:author="郭依嘉" w:date="2026-07-13T21:53:47Z"/>
          <w:rFonts w:hint="default" w:ascii="Times New Roman" w:hAnsi="Times New Roman" w:cs="Times New Roman"/>
          <w:sz w:val="22"/>
          <w:szCs w:val="22"/>
        </w:rPr>
        <w:pPrChange w:id="74" w:author="郭依嘉" w:date="2026-07-13T21:54:31Z">
          <w:pPr>
            <w:spacing w:after="0" w:line="360" w:lineRule="auto"/>
            <w:jc w:val="both"/>
          </w:pPr>
        </w:pPrChange>
      </w:pPr>
      <w:ins w:id="76" w:author="郭依嘉" w:date="2026-07-13T21:53:47Z">
        <w:r>
          <w:rPr>
            <w:rFonts w:hint="default" w:ascii="Times New Roman" w:hAnsi="Times New Roman" w:cs="Times New Roman"/>
            <w:sz w:val="22"/>
            <w:szCs w:val="22"/>
            <w:vertAlign w:val="superscript"/>
          </w:rPr>
          <w:t>5</w:t>
        </w:r>
      </w:ins>
      <w:ins w:id="77" w:author="郭依嘉" w:date="2026-07-13T21:53:47Z">
        <w:r>
          <w:rPr>
            <w:rFonts w:hint="default" w:ascii="Times New Roman" w:hAnsi="Times New Roman" w:cs="Times New Roman"/>
            <w:sz w:val="22"/>
            <w:szCs w:val="22"/>
          </w:rPr>
          <w:t>State Key Laboratory of Emerging Infectious Diseases, Department of Microbiology, and Carol Yu Centre for Infection, Li Ka Shing Faculty of Medicine, The University of Hong Kong, Pokfulam, Hong Kong Special Administrative Region, China</w:t>
        </w:r>
      </w:ins>
    </w:p>
    <w:p w14:paraId="64554502">
      <w:pPr>
        <w:spacing w:after="0" w:line="360" w:lineRule="auto"/>
        <w:ind w:firstLine="0" w:firstLineChars="0"/>
        <w:jc w:val="both"/>
        <w:rPr>
          <w:ins w:id="79" w:author="郭依嘉" w:date="2026-07-13T21:53:47Z"/>
          <w:rFonts w:hint="default" w:ascii="Times New Roman" w:hAnsi="Times New Roman" w:cs="Times New Roman"/>
          <w:sz w:val="22"/>
          <w:szCs w:val="22"/>
        </w:rPr>
        <w:pPrChange w:id="78" w:author="郭依嘉" w:date="2026-07-13T21:54:33Z">
          <w:pPr>
            <w:spacing w:after="0" w:line="360" w:lineRule="auto"/>
            <w:jc w:val="both"/>
          </w:pPr>
        </w:pPrChange>
      </w:pPr>
      <w:ins w:id="80" w:author="郭依嘉" w:date="2026-07-13T21:53:47Z">
        <w:r>
          <w:rPr>
            <w:rFonts w:hint="default" w:ascii="Times New Roman" w:hAnsi="Times New Roman" w:cs="Times New Roman"/>
            <w:sz w:val="22"/>
            <w:szCs w:val="22"/>
            <w:vertAlign w:val="superscript"/>
          </w:rPr>
          <w:t>6</w:t>
        </w:r>
      </w:ins>
      <w:ins w:id="81" w:author="郭依嘉" w:date="2026-07-13T21:53:47Z">
        <w:r>
          <w:rPr>
            <w:rFonts w:hint="default" w:ascii="Times New Roman" w:hAnsi="Times New Roman" w:cs="Times New Roman"/>
            <w:sz w:val="22"/>
            <w:szCs w:val="22"/>
          </w:rPr>
          <w:t>Department of Infectious Diseases and Microbiology, the University of Hong Kong-Shenzhen Hospital, Shenzhen, 518000</w:t>
        </w:r>
      </w:ins>
      <w:ins w:id="82" w:author="郭依嘉" w:date="2026-07-13T21:53:47Z">
        <w:r>
          <w:rPr>
            <w:rFonts w:hint="eastAsia" w:cs="Times New Roman"/>
            <w:sz w:val="22"/>
            <w:szCs w:val="22"/>
            <w:lang w:val="en-US" w:eastAsia="zh-CN"/>
          </w:rPr>
          <w:t xml:space="preserve">, </w:t>
        </w:r>
      </w:ins>
      <w:ins w:id="83" w:author="郭依嘉" w:date="2026-07-13T21:53:47Z">
        <w:r>
          <w:rPr>
            <w:rFonts w:hint="default" w:ascii="Times New Roman" w:hAnsi="Times New Roman" w:cs="Times New Roman"/>
            <w:sz w:val="22"/>
            <w:szCs w:val="22"/>
          </w:rPr>
          <w:t>China</w:t>
        </w:r>
      </w:ins>
    </w:p>
    <w:p w14:paraId="6B4E0519">
      <w:pPr>
        <w:spacing w:after="0" w:line="360" w:lineRule="auto"/>
        <w:jc w:val="both"/>
        <w:rPr>
          <w:ins w:id="85" w:author="郭依嘉" w:date="2026-07-13T21:53:47Z"/>
          <w:rFonts w:hint="default" w:ascii="Times New Roman" w:hAnsi="Times New Roman" w:cs="Times New Roman"/>
          <w:sz w:val="22"/>
          <w:szCs w:val="22"/>
        </w:rPr>
        <w:pPrChange w:id="84" w:author="郭依嘉" w:date="2026-07-13T21:53:58Z">
          <w:pPr>
            <w:spacing w:after="0" w:line="360" w:lineRule="auto"/>
            <w:jc w:val="both"/>
          </w:pPr>
        </w:pPrChange>
      </w:pPr>
    </w:p>
    <w:p w14:paraId="1B214C55">
      <w:pPr>
        <w:spacing w:after="0" w:line="360" w:lineRule="auto"/>
        <w:ind w:firstLine="0" w:firstLineChars="0"/>
        <w:jc w:val="both"/>
        <w:rPr>
          <w:ins w:id="87" w:author="郭依嘉" w:date="2026-07-13T21:53:47Z"/>
          <w:rFonts w:hint="default" w:ascii="Times New Roman" w:hAnsi="Times New Roman" w:cs="Times New Roman"/>
          <w:sz w:val="22"/>
          <w:szCs w:val="22"/>
        </w:rPr>
        <w:pPrChange w:id="86" w:author="郭依嘉" w:date="2026-07-13T21:54:34Z">
          <w:pPr>
            <w:spacing w:after="0" w:line="360" w:lineRule="auto"/>
            <w:jc w:val="both"/>
          </w:pPr>
        </w:pPrChange>
      </w:pPr>
      <w:ins w:id="88" w:author="郭依嘉" w:date="2026-07-13T21:53:47Z">
        <w:r>
          <w:rPr>
            <w:rFonts w:hint="default" w:ascii="Times New Roman" w:hAnsi="Times New Roman" w:cs="Times New Roman"/>
            <w:sz w:val="22"/>
            <w:szCs w:val="22"/>
            <w:vertAlign w:val="superscript"/>
          </w:rPr>
          <w:t>#</w:t>
        </w:r>
      </w:ins>
      <w:ins w:id="89" w:author="郭依嘉" w:date="2026-07-13T21:53:47Z">
        <w:r>
          <w:rPr>
            <w:rFonts w:hint="default" w:ascii="Times New Roman" w:hAnsi="Times New Roman" w:cs="Times New Roman"/>
            <w:sz w:val="22"/>
            <w:szCs w:val="22"/>
          </w:rPr>
          <w:t xml:space="preserve"> These authors contributed equally: Yijia Guo, Yi Niu, Nihui Zhang, Xiao Han</w:t>
        </w:r>
      </w:ins>
    </w:p>
    <w:p w14:paraId="31D5AB83">
      <w:pPr>
        <w:pStyle w:val="2"/>
        <w:widowControl/>
        <w:spacing w:line="360" w:lineRule="auto"/>
        <w:ind w:left="0" w:leftChars="0" w:firstLine="0" w:firstLineChars="0"/>
        <w:jc w:val="both"/>
        <w:rPr>
          <w:del w:id="90" w:author="郭依嘉" w:date="2026-07-13T21:54:52Z"/>
          <w:rFonts w:hint="default" w:ascii="Times New Roman" w:hAnsi="Times New Roman"/>
          <w:b w:val="0"/>
          <w:bCs w:val="0"/>
          <w:sz w:val="22"/>
          <w:szCs w:val="22"/>
          <w:rPrChange w:id="91" w:author="郭依嘉" w:date="2026-07-13T21:54:56Z">
            <w:rPr>
              <w:del w:id="92" w:author="郭依嘉" w:date="2026-07-13T21:54:52Z"/>
              <w:rFonts w:hint="default" w:ascii="Times New Roman" w:hAnsi="Times New Roman"/>
              <w:sz w:val="22"/>
              <w:szCs w:val="22"/>
            </w:rPr>
          </w:rPrChange>
        </w:rPr>
      </w:pPr>
      <w:ins w:id="93" w:author="郭依嘉" w:date="2026-07-13T21:54:52Z">
        <w:r>
          <w:rPr>
            <w:rFonts w:hint="default" w:ascii="Times New Roman" w:hAnsi="Times New Roman" w:cs="Times New Roman"/>
            <w:b w:val="0"/>
            <w:bCs w:val="0"/>
            <w:sz w:val="22"/>
            <w:szCs w:val="22"/>
            <w:rPrChange w:id="94" w:author="郭依嘉" w:date="2026-07-13T21:54:56Z">
              <w:rPr>
                <w:rFonts w:hint="default" w:ascii="Times New Roman" w:hAnsi="Times New Roman" w:cs="Times New Roman"/>
                <w:sz w:val="22"/>
                <w:szCs w:val="22"/>
              </w:rPr>
            </w:rPrChange>
          </w:rPr>
          <w:t>*Correspondence:</w:t>
        </w:r>
      </w:ins>
      <w:ins w:id="96" w:author="郭依嘉" w:date="2026-07-13T21:54:52Z">
        <w:r>
          <w:rPr>
            <w:rFonts w:hint="default" w:ascii="Times New Roman" w:hAnsi="Times New Roman" w:cs="Times New Roman"/>
            <w:b w:val="0"/>
            <w:bCs w:val="0"/>
            <w:color w:val="auto"/>
            <w:sz w:val="22"/>
            <w:szCs w:val="22"/>
            <w:rPrChange w:id="97" w:author="郭依嘉" w:date="2026-07-13T21:54:56Z">
              <w:rPr>
                <w:rFonts w:hint="default" w:ascii="Times New Roman" w:hAnsi="Times New Roman" w:cs="Times New Roman"/>
                <w:color w:val="auto"/>
                <w:sz w:val="22"/>
                <w:szCs w:val="22"/>
              </w:rPr>
            </w:rPrChange>
          </w:rPr>
          <w:t xml:space="preserve"> </w:t>
        </w:r>
      </w:ins>
      <w:ins w:id="99" w:author="郭依嘉" w:date="2026-07-13T21:54:52Z">
        <w:r>
          <w:rPr>
            <w:rFonts w:hint="default" w:ascii="Times New Roman" w:hAnsi="Times New Roman" w:cs="Times New Roman"/>
            <w:b w:val="0"/>
            <w:bCs w:val="0"/>
            <w:color w:val="auto"/>
            <w:sz w:val="22"/>
            <w:szCs w:val="22"/>
            <w:rPrChange w:id="100" w:author="郭依嘉" w:date="2026-07-13T21:54:56Z">
              <w:rPr>
                <w:rFonts w:hint="default" w:ascii="Times New Roman" w:hAnsi="Times New Roman" w:cs="Times New Roman"/>
                <w:color w:val="auto"/>
                <w:sz w:val="22"/>
                <w:szCs w:val="22"/>
              </w:rPr>
            </w:rPrChange>
          </w:rPr>
          <w:fldChar w:fldCharType="begin"/>
        </w:r>
      </w:ins>
      <w:ins w:id="102" w:author="郭依嘉" w:date="2026-07-13T21:54:52Z">
        <w:r>
          <w:rPr>
            <w:rFonts w:hint="default" w:ascii="Times New Roman" w:hAnsi="Times New Roman" w:cs="Times New Roman"/>
            <w:b w:val="0"/>
            <w:bCs w:val="0"/>
            <w:color w:val="auto"/>
            <w:sz w:val="22"/>
            <w:szCs w:val="22"/>
            <w:rPrChange w:id="103" w:author="郭依嘉" w:date="2026-07-13T21:54:56Z">
              <w:rPr>
                <w:rFonts w:hint="default" w:ascii="Times New Roman" w:hAnsi="Times New Roman" w:cs="Times New Roman"/>
                <w:color w:val="auto"/>
                <w:sz w:val="22"/>
                <w:szCs w:val="22"/>
              </w:rPr>
            </w:rPrChange>
          </w:rPr>
          <w:instrText xml:space="preserve"> HYPERLINK "mailto:yinfeifeiff@163.com%20(Feifei" </w:instrText>
        </w:r>
      </w:ins>
      <w:ins w:id="105" w:author="郭依嘉" w:date="2026-07-13T21:54:52Z">
        <w:r>
          <w:rPr>
            <w:rFonts w:hint="default" w:ascii="Times New Roman" w:hAnsi="Times New Roman" w:cs="Times New Roman"/>
            <w:b w:val="0"/>
            <w:bCs w:val="0"/>
            <w:color w:val="auto"/>
            <w:sz w:val="22"/>
            <w:szCs w:val="22"/>
            <w:rPrChange w:id="106" w:author="郭依嘉" w:date="2026-07-13T21:54:56Z">
              <w:rPr>
                <w:rFonts w:hint="default" w:ascii="Times New Roman" w:hAnsi="Times New Roman" w:cs="Times New Roman"/>
                <w:color w:val="auto"/>
                <w:sz w:val="22"/>
                <w:szCs w:val="22"/>
              </w:rPr>
            </w:rPrChange>
          </w:rPr>
          <w:fldChar w:fldCharType="separate"/>
        </w:r>
      </w:ins>
      <w:ins w:id="108" w:author="郭依嘉" w:date="2026-07-13T21:54:52Z">
        <w:r>
          <w:rPr>
            <w:rStyle w:val="11"/>
            <w:rFonts w:hint="default" w:ascii="Times New Roman" w:hAnsi="Times New Roman" w:cs="Times New Roman"/>
            <w:b w:val="0"/>
            <w:bCs w:val="0"/>
            <w:color w:val="auto"/>
            <w:sz w:val="22"/>
            <w:szCs w:val="22"/>
            <w:rPrChange w:id="109" w:author="郭依嘉" w:date="2026-07-13T21:54:56Z">
              <w:rPr>
                <w:rStyle w:val="11"/>
                <w:rFonts w:hint="default" w:ascii="Times New Roman" w:hAnsi="Times New Roman" w:cs="Times New Roman"/>
                <w:color w:val="auto"/>
                <w:sz w:val="22"/>
                <w:szCs w:val="22"/>
              </w:rPr>
            </w:rPrChange>
          </w:rPr>
          <w:t>yinfeifeiff@163.com</w:t>
        </w:r>
      </w:ins>
      <w:ins w:id="111" w:author="郭依嘉" w:date="2026-07-13T21:54:52Z">
        <w:r>
          <w:rPr>
            <w:rStyle w:val="11"/>
            <w:rFonts w:hint="default" w:ascii="Times New Roman" w:hAnsi="Times New Roman" w:cs="Times New Roman"/>
            <w:b w:val="0"/>
            <w:bCs w:val="0"/>
            <w:color w:val="auto"/>
            <w:sz w:val="22"/>
            <w:szCs w:val="22"/>
            <w:u w:val="none"/>
            <w:rPrChange w:id="112" w:author="郭依嘉" w:date="2026-07-13T21:54:56Z">
              <w:rPr>
                <w:rStyle w:val="11"/>
                <w:rFonts w:hint="default" w:ascii="Times New Roman" w:hAnsi="Times New Roman" w:cs="Times New Roman"/>
                <w:color w:val="auto"/>
                <w:sz w:val="22"/>
                <w:szCs w:val="22"/>
                <w:u w:val="none"/>
              </w:rPr>
            </w:rPrChange>
          </w:rPr>
          <w:t xml:space="preserve"> (Feifei</w:t>
        </w:r>
      </w:ins>
      <w:ins w:id="114" w:author="郭依嘉" w:date="2026-07-13T21:54:52Z">
        <w:r>
          <w:rPr>
            <w:rStyle w:val="11"/>
            <w:rFonts w:hint="default" w:ascii="Times New Roman" w:hAnsi="Times New Roman" w:cs="Times New Roman"/>
            <w:b w:val="0"/>
            <w:bCs w:val="0"/>
            <w:color w:val="auto"/>
            <w:sz w:val="22"/>
            <w:szCs w:val="22"/>
            <w:rPrChange w:id="115" w:author="郭依嘉" w:date="2026-07-13T21:54:56Z">
              <w:rPr>
                <w:rStyle w:val="11"/>
                <w:rFonts w:hint="default" w:ascii="Times New Roman" w:hAnsi="Times New Roman" w:cs="Times New Roman"/>
                <w:color w:val="auto"/>
                <w:sz w:val="22"/>
                <w:szCs w:val="22"/>
              </w:rPr>
            </w:rPrChange>
          </w:rPr>
          <w:fldChar w:fldCharType="end"/>
        </w:r>
      </w:ins>
      <w:ins w:id="117" w:author="郭依嘉" w:date="2026-07-13T21:54:52Z">
        <w:r>
          <w:rPr>
            <w:rFonts w:hint="default" w:ascii="Times New Roman" w:hAnsi="Times New Roman" w:cs="Times New Roman"/>
            <w:b w:val="0"/>
            <w:bCs w:val="0"/>
            <w:color w:val="auto"/>
            <w:sz w:val="22"/>
            <w:szCs w:val="22"/>
            <w:rPrChange w:id="118" w:author="郭依嘉" w:date="2026-07-13T21:54:56Z">
              <w:rPr>
                <w:rFonts w:hint="default" w:ascii="Times New Roman" w:hAnsi="Times New Roman" w:cs="Times New Roman"/>
                <w:color w:val="auto"/>
                <w:sz w:val="22"/>
                <w:szCs w:val="22"/>
              </w:rPr>
            </w:rPrChange>
          </w:rPr>
          <w:t xml:space="preserve"> Yin), </w:t>
        </w:r>
      </w:ins>
      <w:ins w:id="120" w:author="郭依嘉" w:date="2026-07-13T21:54:52Z">
        <w:r>
          <w:rPr>
            <w:rFonts w:hint="default" w:ascii="Times New Roman" w:hAnsi="Times New Roman" w:cs="Times New Roman"/>
            <w:b w:val="0"/>
            <w:bCs w:val="0"/>
            <w:color w:val="auto"/>
            <w:sz w:val="22"/>
            <w:szCs w:val="22"/>
            <w:rPrChange w:id="121" w:author="郭依嘉" w:date="2026-07-13T21:54:56Z">
              <w:rPr>
                <w:rFonts w:hint="default" w:ascii="Times New Roman" w:hAnsi="Times New Roman" w:cs="Times New Roman"/>
                <w:color w:val="auto"/>
                <w:sz w:val="22"/>
                <w:szCs w:val="22"/>
              </w:rPr>
            </w:rPrChange>
          </w:rPr>
          <w:fldChar w:fldCharType="begin"/>
        </w:r>
      </w:ins>
      <w:ins w:id="123" w:author="郭依嘉" w:date="2026-07-13T21:54:52Z">
        <w:r>
          <w:rPr>
            <w:rFonts w:hint="default" w:ascii="Times New Roman" w:hAnsi="Times New Roman" w:cs="Times New Roman"/>
            <w:b w:val="0"/>
            <w:bCs w:val="0"/>
            <w:color w:val="auto"/>
            <w:sz w:val="22"/>
            <w:szCs w:val="22"/>
            <w:rPrChange w:id="124" w:author="郭依嘉" w:date="2026-07-13T21:54:56Z">
              <w:rPr>
                <w:rFonts w:hint="default" w:ascii="Times New Roman" w:hAnsi="Times New Roman" w:cs="Times New Roman"/>
                <w:color w:val="auto"/>
                <w:sz w:val="22"/>
                <w:szCs w:val="22"/>
              </w:rPr>
            </w:rPrChange>
          </w:rPr>
          <w:instrText xml:space="preserve"> HYPERLINK "mailto:xudahua1209@muhn.edu.cn" </w:instrText>
        </w:r>
      </w:ins>
      <w:ins w:id="126" w:author="郭依嘉" w:date="2026-07-13T21:54:52Z">
        <w:r>
          <w:rPr>
            <w:rFonts w:hint="default" w:ascii="Times New Roman" w:hAnsi="Times New Roman" w:cs="Times New Roman"/>
            <w:b w:val="0"/>
            <w:bCs w:val="0"/>
            <w:color w:val="auto"/>
            <w:sz w:val="22"/>
            <w:szCs w:val="22"/>
            <w:rPrChange w:id="127" w:author="郭依嘉" w:date="2026-07-13T21:54:56Z">
              <w:rPr>
                <w:rFonts w:hint="default" w:ascii="Times New Roman" w:hAnsi="Times New Roman" w:cs="Times New Roman"/>
                <w:color w:val="auto"/>
                <w:sz w:val="22"/>
                <w:szCs w:val="22"/>
              </w:rPr>
            </w:rPrChange>
          </w:rPr>
          <w:fldChar w:fldCharType="separate"/>
        </w:r>
      </w:ins>
      <w:ins w:id="129" w:author="郭依嘉" w:date="2026-07-13T21:54:52Z">
        <w:r>
          <w:rPr>
            <w:rStyle w:val="11"/>
            <w:rFonts w:hint="default" w:ascii="Times New Roman" w:hAnsi="Times New Roman" w:cs="Times New Roman"/>
            <w:b w:val="0"/>
            <w:bCs w:val="0"/>
            <w:color w:val="auto"/>
            <w:sz w:val="22"/>
            <w:szCs w:val="22"/>
            <w:rPrChange w:id="130" w:author="郭依嘉" w:date="2026-07-13T21:54:56Z">
              <w:rPr>
                <w:rStyle w:val="11"/>
                <w:rFonts w:hint="default" w:ascii="Times New Roman" w:hAnsi="Times New Roman" w:cs="Times New Roman"/>
                <w:color w:val="auto"/>
                <w:sz w:val="22"/>
                <w:szCs w:val="22"/>
              </w:rPr>
            </w:rPrChange>
          </w:rPr>
          <w:t>xudahua1209@muhn.edu.cn</w:t>
        </w:r>
      </w:ins>
      <w:ins w:id="132" w:author="郭依嘉" w:date="2026-07-13T21:54:52Z">
        <w:r>
          <w:rPr>
            <w:rStyle w:val="11"/>
            <w:rFonts w:hint="default" w:ascii="Times New Roman" w:hAnsi="Times New Roman" w:cs="Times New Roman"/>
            <w:b w:val="0"/>
            <w:bCs w:val="0"/>
            <w:color w:val="auto"/>
            <w:sz w:val="22"/>
            <w:szCs w:val="22"/>
            <w:rPrChange w:id="133" w:author="郭依嘉" w:date="2026-07-13T21:54:56Z">
              <w:rPr>
                <w:rStyle w:val="11"/>
                <w:rFonts w:hint="default" w:ascii="Times New Roman" w:hAnsi="Times New Roman" w:cs="Times New Roman"/>
                <w:color w:val="auto"/>
                <w:sz w:val="22"/>
                <w:szCs w:val="22"/>
              </w:rPr>
            </w:rPrChange>
          </w:rPr>
          <w:fldChar w:fldCharType="end"/>
        </w:r>
      </w:ins>
      <w:ins w:id="135" w:author="郭依嘉" w:date="2026-07-13T21:54:52Z">
        <w:r>
          <w:rPr>
            <w:rFonts w:hint="default" w:ascii="Times New Roman" w:hAnsi="Times New Roman" w:cs="Times New Roman"/>
            <w:b w:val="0"/>
            <w:bCs w:val="0"/>
            <w:color w:val="auto"/>
            <w:sz w:val="22"/>
            <w:szCs w:val="22"/>
            <w:rPrChange w:id="136" w:author="郭依嘉" w:date="2026-07-13T21:54:56Z">
              <w:rPr>
                <w:rFonts w:hint="default" w:ascii="Times New Roman" w:hAnsi="Times New Roman" w:cs="Times New Roman"/>
                <w:color w:val="auto"/>
                <w:sz w:val="22"/>
                <w:szCs w:val="22"/>
              </w:rPr>
            </w:rPrChange>
          </w:rPr>
          <w:t xml:space="preserve"> (Dahua Xu), and </w:t>
        </w:r>
      </w:ins>
      <w:ins w:id="138" w:author="郭依嘉" w:date="2026-07-13T21:54:52Z">
        <w:r>
          <w:rPr>
            <w:rFonts w:hint="default" w:ascii="Times New Roman" w:hAnsi="Times New Roman" w:cs="Times New Roman"/>
            <w:b w:val="0"/>
            <w:bCs w:val="0"/>
            <w:color w:val="auto"/>
            <w:sz w:val="22"/>
            <w:szCs w:val="22"/>
            <w:rPrChange w:id="139" w:author="郭依嘉" w:date="2026-07-13T21:54:56Z">
              <w:rPr>
                <w:rFonts w:hint="default" w:ascii="Times New Roman" w:hAnsi="Times New Roman" w:cs="Times New Roman"/>
                <w:color w:val="auto"/>
                <w:sz w:val="22"/>
                <w:szCs w:val="22"/>
              </w:rPr>
            </w:rPrChange>
          </w:rPr>
          <w:fldChar w:fldCharType="begin"/>
        </w:r>
      </w:ins>
      <w:ins w:id="141" w:author="郭依嘉" w:date="2026-07-13T21:54:52Z">
        <w:r>
          <w:rPr>
            <w:rFonts w:hint="default" w:ascii="Times New Roman" w:hAnsi="Times New Roman" w:cs="Times New Roman"/>
            <w:b w:val="0"/>
            <w:bCs w:val="0"/>
            <w:color w:val="auto"/>
            <w:sz w:val="22"/>
            <w:szCs w:val="22"/>
            <w:rPrChange w:id="142" w:author="郭依嘉" w:date="2026-07-13T21:54:56Z">
              <w:rPr>
                <w:rFonts w:hint="default" w:ascii="Times New Roman" w:hAnsi="Times New Roman" w:cs="Times New Roman"/>
                <w:color w:val="auto"/>
                <w:sz w:val="22"/>
                <w:szCs w:val="22"/>
              </w:rPr>
            </w:rPrChange>
          </w:rPr>
          <w:instrText xml:space="preserve"> HYPERLINK "mailto:jfwchan@hku.hk" </w:instrText>
        </w:r>
      </w:ins>
      <w:ins w:id="144" w:author="郭依嘉" w:date="2026-07-13T21:54:52Z">
        <w:r>
          <w:rPr>
            <w:rFonts w:hint="default" w:ascii="Times New Roman" w:hAnsi="Times New Roman" w:cs="Times New Roman"/>
            <w:b w:val="0"/>
            <w:bCs w:val="0"/>
            <w:color w:val="auto"/>
            <w:sz w:val="22"/>
            <w:szCs w:val="22"/>
            <w:rPrChange w:id="145" w:author="郭依嘉" w:date="2026-07-13T21:54:56Z">
              <w:rPr>
                <w:rFonts w:hint="default" w:ascii="Times New Roman" w:hAnsi="Times New Roman" w:cs="Times New Roman"/>
                <w:color w:val="auto"/>
                <w:sz w:val="22"/>
                <w:szCs w:val="22"/>
              </w:rPr>
            </w:rPrChange>
          </w:rPr>
          <w:fldChar w:fldCharType="separate"/>
        </w:r>
      </w:ins>
      <w:ins w:id="147" w:author="郭依嘉" w:date="2026-07-13T21:54:52Z">
        <w:r>
          <w:rPr>
            <w:rStyle w:val="11"/>
            <w:rFonts w:hint="default" w:ascii="Times New Roman" w:hAnsi="Times New Roman" w:cs="Times New Roman"/>
            <w:b w:val="0"/>
            <w:bCs w:val="0"/>
            <w:color w:val="auto"/>
            <w:sz w:val="22"/>
            <w:szCs w:val="22"/>
            <w:rPrChange w:id="148" w:author="郭依嘉" w:date="2026-07-13T21:54:56Z">
              <w:rPr>
                <w:rStyle w:val="11"/>
                <w:rFonts w:hint="default" w:ascii="Times New Roman" w:hAnsi="Times New Roman" w:cs="Times New Roman"/>
                <w:color w:val="auto"/>
                <w:sz w:val="22"/>
                <w:szCs w:val="22"/>
              </w:rPr>
            </w:rPrChange>
          </w:rPr>
          <w:t>jfwchan@hku.hk</w:t>
        </w:r>
      </w:ins>
      <w:ins w:id="150" w:author="郭依嘉" w:date="2026-07-13T21:54:52Z">
        <w:r>
          <w:rPr>
            <w:rStyle w:val="11"/>
            <w:rFonts w:hint="default" w:ascii="Times New Roman" w:hAnsi="Times New Roman" w:cs="Times New Roman"/>
            <w:b w:val="0"/>
            <w:bCs w:val="0"/>
            <w:color w:val="auto"/>
            <w:sz w:val="22"/>
            <w:szCs w:val="22"/>
            <w:rPrChange w:id="151" w:author="郭依嘉" w:date="2026-07-13T21:54:56Z">
              <w:rPr>
                <w:rStyle w:val="11"/>
                <w:rFonts w:hint="default" w:ascii="Times New Roman" w:hAnsi="Times New Roman" w:cs="Times New Roman"/>
                <w:color w:val="auto"/>
                <w:sz w:val="22"/>
                <w:szCs w:val="22"/>
              </w:rPr>
            </w:rPrChange>
          </w:rPr>
          <w:fldChar w:fldCharType="end"/>
        </w:r>
      </w:ins>
      <w:ins w:id="153" w:author="郭依嘉" w:date="2026-07-13T21:54:52Z">
        <w:r>
          <w:rPr>
            <w:rFonts w:hint="default" w:ascii="Times New Roman" w:hAnsi="Times New Roman" w:cs="Times New Roman"/>
            <w:b w:val="0"/>
            <w:bCs w:val="0"/>
            <w:color w:val="auto"/>
            <w:sz w:val="22"/>
            <w:szCs w:val="22"/>
            <w:rPrChange w:id="154" w:author="郭依嘉" w:date="2026-07-13T21:54:56Z">
              <w:rPr>
                <w:rFonts w:hint="default" w:ascii="Times New Roman" w:hAnsi="Times New Roman" w:cs="Times New Roman"/>
                <w:color w:val="auto"/>
                <w:sz w:val="22"/>
                <w:szCs w:val="22"/>
              </w:rPr>
            </w:rPrChange>
          </w:rPr>
          <w:t xml:space="preserve"> (Jasper Fuk-Woo Chan)</w:t>
        </w:r>
      </w:ins>
      <w:del w:id="156" w:author="郭依嘉" w:date="2026-07-13T21:54:52Z">
        <w:commentRangeStart w:id="2"/>
        <w:commentRangeStart w:id="3"/>
        <w:r>
          <w:rPr>
            <w:rFonts w:hint="default" w:ascii="Times New Roman" w:hAnsi="Times New Roman"/>
            <w:b w:val="0"/>
            <w:bCs w:val="0"/>
            <w:sz w:val="22"/>
            <w:szCs w:val="22"/>
            <w:rPrChange w:id="157" w:author="郭依嘉" w:date="2026-07-13T21:54:56Z">
              <w:rPr>
                <w:rFonts w:hint="default" w:ascii="Times New Roman" w:hAnsi="Times New Roman"/>
                <w:sz w:val="22"/>
                <w:szCs w:val="22"/>
              </w:rPr>
            </w:rPrChange>
          </w:rPr>
          <w:delText>Single-cell profiling of peripheral blood reveals acute-phase immune dysregulation in human scrub typhus</w:delText>
        </w:r>
      </w:del>
    </w:p>
    <w:p w14:paraId="5E49CFA9">
      <w:pPr>
        <w:spacing w:line="360" w:lineRule="auto"/>
        <w:rPr>
          <w:del w:id="159" w:author="郭依嘉" w:date="2026-07-13T21:54:52Z"/>
          <w:rFonts w:cs="Times New Roman"/>
          <w:sz w:val="22"/>
        </w:rPr>
      </w:pPr>
    </w:p>
    <w:p w14:paraId="0982B4A3">
      <w:pPr>
        <w:pStyle w:val="3"/>
        <w:widowControl/>
        <w:spacing w:beforeAutospacing="0" w:after="0" w:afterAutospacing="0" w:line="360" w:lineRule="auto"/>
        <w:ind w:firstLine="0" w:firstLineChars="0"/>
        <w:jc w:val="both"/>
        <w:rPr>
          <w:del w:id="160" w:author="郭依嘉" w:date="2026-07-13T21:54:52Z"/>
          <w:rFonts w:hint="default" w:ascii="Times New Roman" w:hAnsi="Times New Roman" w:cs="Times New Roman"/>
          <w:b w:val="0"/>
          <w:szCs w:val="22"/>
          <w:lang w:val="en-US" w:eastAsia="zh-CN"/>
          <w:rPrChange w:id="161" w:author="郭依嘉" w:date="2026-07-13T21:54:56Z">
            <w:rPr>
              <w:del w:id="162" w:author="郭依嘉" w:date="2026-07-13T21:54:52Z"/>
              <w:rFonts w:hint="default" w:ascii="Times New Roman" w:hAnsi="Times New Roman" w:cs="Times New Roman"/>
              <w:szCs w:val="22"/>
              <w:lang w:val="en-US" w:eastAsia="zh-CN"/>
            </w:rPr>
          </w:rPrChange>
        </w:rPr>
      </w:pPr>
      <w:del w:id="163" w:author="郭依嘉" w:date="2026-07-13T21:54:52Z">
        <w:r>
          <w:rPr>
            <w:rFonts w:hint="default" w:ascii="Times New Roman" w:hAnsi="Times New Roman" w:cs="Times New Roman"/>
            <w:b w:val="0"/>
            <w:szCs w:val="22"/>
            <w:lang w:val="en-US" w:eastAsia="zh-CN"/>
            <w:rPrChange w:id="164" w:author="郭依嘉" w:date="2026-07-13T21:54:56Z">
              <w:rPr>
                <w:rFonts w:hint="default" w:ascii="Times New Roman" w:hAnsi="Times New Roman" w:cs="Times New Roman"/>
                <w:szCs w:val="22"/>
                <w:lang w:val="en-US" w:eastAsia="zh-CN"/>
              </w:rPr>
            </w:rPrChange>
          </w:rPr>
          <w:delText xml:space="preserve">Running title: </w:delText>
        </w:r>
      </w:del>
      <w:del w:id="166" w:author="郭依嘉" w:date="2026-07-13T21:54:52Z">
        <w:r>
          <w:rPr>
            <w:rFonts w:hint="default" w:ascii="Times New Roman" w:hAnsi="Times New Roman" w:cs="Times New Roman"/>
            <w:b w:val="0"/>
            <w:bCs w:val="0"/>
            <w:szCs w:val="22"/>
          </w:rPr>
          <w:delText>Acute-phase immune dysregulation in human scrub typhus</w:delText>
        </w:r>
        <w:commentRangeEnd w:id="2"/>
      </w:del>
      <w:del w:id="167" w:author="郭依嘉" w:date="2026-07-13T21:54:52Z">
        <w:r>
          <w:rPr>
            <w:b w:val="0"/>
            <w:rPrChange w:id="168" w:author="郭依嘉" w:date="2026-07-13T21:54:56Z">
              <w:rPr/>
            </w:rPrChange>
          </w:rPr>
          <w:commentReference w:id="2"/>
        </w:r>
        <w:commentRangeEnd w:id="3"/>
      </w:del>
      <w:r>
        <w:commentReference w:id="3"/>
      </w:r>
    </w:p>
    <w:p w14:paraId="31D188AA">
      <w:pPr>
        <w:spacing w:line="360" w:lineRule="auto"/>
        <w:ind w:firstLine="0" w:firstLineChars="0"/>
        <w:rPr>
          <w:del w:id="170" w:author="郭依嘉" w:date="2026-07-13T21:53:47Z"/>
          <w:rFonts w:hint="default" w:cs="Times New Roman"/>
          <w:sz w:val="22"/>
          <w:lang w:val="en-US" w:eastAsia="zh-CN"/>
        </w:rPr>
      </w:pPr>
    </w:p>
    <w:p w14:paraId="4B03A67D">
      <w:pPr>
        <w:spacing w:after="0" w:line="360" w:lineRule="auto"/>
        <w:ind w:firstLine="0" w:firstLineChars="0"/>
        <w:rPr>
          <w:del w:id="171" w:author="郭依嘉" w:date="2026-07-13T21:53:47Z"/>
          <w:rFonts w:cs="Times New Roman"/>
          <w:sz w:val="22"/>
          <w:szCs w:val="22"/>
        </w:rPr>
      </w:pPr>
      <w:del w:id="172" w:author="郭依嘉" w:date="2026-07-13T21:53:47Z">
        <w:r>
          <w:rPr>
            <w:rFonts w:cs="Times New Roman"/>
            <w:sz w:val="22"/>
            <w:szCs w:val="22"/>
          </w:rPr>
          <w:delText>Yijia Guo</w:delText>
        </w:r>
      </w:del>
      <w:del w:id="173" w:author="郭依嘉" w:date="2026-07-13T21:53:47Z">
        <w:r>
          <w:rPr>
            <w:rFonts w:cs="Times New Roman"/>
            <w:sz w:val="22"/>
            <w:szCs w:val="22"/>
            <w:vertAlign w:val="superscript"/>
          </w:rPr>
          <w:delText>1#</w:delText>
        </w:r>
      </w:del>
      <w:del w:id="174" w:author="郭依嘉" w:date="2026-07-13T21:53:47Z">
        <w:r>
          <w:rPr>
            <w:rFonts w:cs="Times New Roman"/>
            <w:sz w:val="22"/>
            <w:szCs w:val="22"/>
          </w:rPr>
          <w:delText>, Yi Niu</w:delText>
        </w:r>
      </w:del>
      <w:del w:id="175" w:author="郭依嘉" w:date="2026-07-13T21:53:47Z">
        <w:r>
          <w:rPr>
            <w:rFonts w:cs="Times New Roman"/>
            <w:sz w:val="22"/>
            <w:szCs w:val="22"/>
            <w:vertAlign w:val="superscript"/>
          </w:rPr>
          <w:delText>1#</w:delText>
        </w:r>
      </w:del>
      <w:del w:id="176" w:author="郭依嘉" w:date="2026-07-13T21:53:47Z">
        <w:r>
          <w:rPr>
            <w:rFonts w:cs="Times New Roman"/>
            <w:sz w:val="22"/>
            <w:szCs w:val="22"/>
          </w:rPr>
          <w:delText>, Nihui Zhang</w:delText>
        </w:r>
      </w:del>
      <w:del w:id="177" w:author="郭依嘉" w:date="2026-07-13T21:53:47Z">
        <w:r>
          <w:rPr>
            <w:rFonts w:cs="Times New Roman"/>
            <w:sz w:val="22"/>
            <w:szCs w:val="22"/>
            <w:vertAlign w:val="superscript"/>
          </w:rPr>
          <w:delText>2#</w:delText>
        </w:r>
      </w:del>
      <w:del w:id="178" w:author="郭依嘉" w:date="2026-07-13T21:53:47Z">
        <w:r>
          <w:rPr>
            <w:rFonts w:cs="Times New Roman"/>
            <w:sz w:val="22"/>
            <w:szCs w:val="22"/>
          </w:rPr>
          <w:delText>, Xiao Han</w:delText>
        </w:r>
      </w:del>
      <w:del w:id="179" w:author="郭依嘉" w:date="2026-07-13T21:53:47Z">
        <w:r>
          <w:rPr>
            <w:rFonts w:cs="Times New Roman"/>
            <w:sz w:val="22"/>
            <w:szCs w:val="22"/>
            <w:vertAlign w:val="superscript"/>
          </w:rPr>
          <w:delText>3#</w:delText>
        </w:r>
      </w:del>
      <w:del w:id="180" w:author="郭依嘉" w:date="2026-07-13T21:53:47Z">
        <w:r>
          <w:rPr>
            <w:rFonts w:cs="Times New Roman"/>
            <w:sz w:val="22"/>
            <w:szCs w:val="22"/>
          </w:rPr>
          <w:delText>, Liyuan Zhang</w:delText>
        </w:r>
      </w:del>
      <w:del w:id="181" w:author="郭依嘉" w:date="2026-07-13T21:53:47Z">
        <w:r>
          <w:rPr>
            <w:rFonts w:cs="Times New Roman"/>
            <w:sz w:val="22"/>
            <w:szCs w:val="22"/>
            <w:vertAlign w:val="superscript"/>
          </w:rPr>
          <w:delText>4</w:delText>
        </w:r>
      </w:del>
      <w:del w:id="182" w:author="郭依嘉" w:date="2026-07-13T21:53:47Z">
        <w:r>
          <w:rPr>
            <w:rFonts w:cs="Times New Roman"/>
            <w:sz w:val="22"/>
            <w:szCs w:val="22"/>
          </w:rPr>
          <w:delText>, Yongguo Du</w:delText>
        </w:r>
      </w:del>
      <w:del w:id="183" w:author="郭依嘉" w:date="2026-07-13T21:53:47Z">
        <w:r>
          <w:rPr>
            <w:rFonts w:cs="Times New Roman"/>
            <w:sz w:val="22"/>
            <w:szCs w:val="22"/>
            <w:vertAlign w:val="superscript"/>
          </w:rPr>
          <w:delText>4</w:delText>
        </w:r>
      </w:del>
      <w:del w:id="184" w:author="郭依嘉" w:date="2026-07-13T21:53:47Z">
        <w:r>
          <w:rPr>
            <w:rFonts w:cs="Times New Roman"/>
            <w:sz w:val="22"/>
            <w:szCs w:val="22"/>
          </w:rPr>
          <w:delText>, Lifen Han</w:delText>
        </w:r>
      </w:del>
      <w:del w:id="185" w:author="郭依嘉" w:date="2026-07-13T21:53:47Z">
        <w:r>
          <w:rPr>
            <w:rFonts w:cs="Times New Roman"/>
            <w:sz w:val="22"/>
            <w:szCs w:val="22"/>
            <w:vertAlign w:val="superscript"/>
          </w:rPr>
          <w:delText>3</w:delText>
        </w:r>
      </w:del>
      <w:del w:id="186" w:author="郭依嘉" w:date="2026-07-13T21:53:47Z">
        <w:r>
          <w:rPr>
            <w:rFonts w:cs="Times New Roman"/>
            <w:sz w:val="22"/>
            <w:szCs w:val="22"/>
          </w:rPr>
          <w:delText>, Xiuying Tian</w:delText>
        </w:r>
      </w:del>
      <w:del w:id="187" w:author="郭依嘉" w:date="2026-07-13T21:53:47Z">
        <w:r>
          <w:rPr>
            <w:rFonts w:cs="Times New Roman"/>
            <w:sz w:val="22"/>
            <w:szCs w:val="22"/>
            <w:vertAlign w:val="superscript"/>
          </w:rPr>
          <w:delText>1</w:delText>
        </w:r>
      </w:del>
      <w:del w:id="188" w:author="郭依嘉" w:date="2026-07-13T21:53:47Z">
        <w:r>
          <w:rPr>
            <w:rFonts w:cs="Times New Roman"/>
            <w:sz w:val="22"/>
            <w:szCs w:val="22"/>
          </w:rPr>
          <w:delText>, Zhao Xu</w:delText>
        </w:r>
      </w:del>
      <w:del w:id="189" w:author="郭依嘉" w:date="2026-07-13T21:53:47Z">
        <w:r>
          <w:rPr>
            <w:rFonts w:cs="Times New Roman"/>
            <w:sz w:val="22"/>
            <w:szCs w:val="22"/>
            <w:vertAlign w:val="superscript"/>
          </w:rPr>
          <w:delText>1</w:delText>
        </w:r>
      </w:del>
      <w:del w:id="190" w:author="郭依嘉" w:date="2026-07-13T21:53:47Z">
        <w:r>
          <w:rPr>
            <w:rFonts w:cs="Times New Roman"/>
            <w:sz w:val="22"/>
            <w:szCs w:val="22"/>
          </w:rPr>
          <w:delText>, Gaoyu Wang</w:delText>
        </w:r>
      </w:del>
      <w:del w:id="191" w:author="郭依嘉" w:date="2026-07-13T21:53:47Z">
        <w:r>
          <w:rPr>
            <w:rFonts w:cs="Times New Roman"/>
            <w:sz w:val="22"/>
            <w:szCs w:val="22"/>
            <w:vertAlign w:val="superscript"/>
          </w:rPr>
          <w:delText>1</w:delText>
        </w:r>
      </w:del>
      <w:del w:id="192" w:author="郭依嘉" w:date="2026-07-13T21:53:47Z">
        <w:r>
          <w:rPr>
            <w:rFonts w:cs="Times New Roman"/>
            <w:sz w:val="22"/>
            <w:szCs w:val="22"/>
          </w:rPr>
          <w:delText>, Kwok-Yung Yuen</w:delText>
        </w:r>
      </w:del>
      <w:del w:id="193" w:author="郭依嘉" w:date="2026-07-13T21:53:47Z">
        <w:r>
          <w:rPr>
            <w:rFonts w:cs="Times New Roman"/>
            <w:sz w:val="22"/>
            <w:szCs w:val="22"/>
            <w:vertAlign w:val="superscript"/>
          </w:rPr>
          <w:delText>5, 6</w:delText>
        </w:r>
      </w:del>
      <w:del w:id="194" w:author="郭依嘉" w:date="2026-07-13T21:53:47Z">
        <w:r>
          <w:rPr>
            <w:rFonts w:cs="Times New Roman"/>
            <w:sz w:val="22"/>
            <w:szCs w:val="22"/>
          </w:rPr>
          <w:delText>, Jasper Fuk-Woo Chan</w:delText>
        </w:r>
      </w:del>
      <w:del w:id="195" w:author="郭依嘉" w:date="2026-07-13T21:53:47Z">
        <w:r>
          <w:rPr>
            <w:rFonts w:cs="Times New Roman"/>
            <w:sz w:val="22"/>
            <w:szCs w:val="22"/>
            <w:vertAlign w:val="superscript"/>
          </w:rPr>
          <w:delText>5, 6</w:delText>
        </w:r>
      </w:del>
      <w:del w:id="196" w:author="郭依嘉" w:date="2026-07-13T21:53:47Z">
        <w:r>
          <w:rPr>
            <w:rFonts w:cs="Times New Roman"/>
            <w:sz w:val="22"/>
            <w:szCs w:val="22"/>
          </w:rPr>
          <w:delText>*, Dahua Xu</w:delText>
        </w:r>
      </w:del>
      <w:del w:id="197" w:author="郭依嘉" w:date="2026-07-13T21:53:47Z">
        <w:r>
          <w:rPr>
            <w:rFonts w:cs="Times New Roman"/>
            <w:sz w:val="22"/>
            <w:szCs w:val="22"/>
            <w:vertAlign w:val="superscript"/>
          </w:rPr>
          <w:delText>2</w:delText>
        </w:r>
      </w:del>
      <w:del w:id="198" w:author="郭依嘉" w:date="2026-07-13T21:53:47Z">
        <w:r>
          <w:rPr>
            <w:rFonts w:cs="Times New Roman"/>
            <w:sz w:val="22"/>
            <w:szCs w:val="22"/>
          </w:rPr>
          <w:delText>*, Feifei Yin</w:delText>
        </w:r>
      </w:del>
      <w:del w:id="199" w:author="郭依嘉" w:date="2026-07-13T21:53:47Z">
        <w:r>
          <w:rPr>
            <w:rFonts w:cs="Times New Roman"/>
            <w:sz w:val="22"/>
            <w:szCs w:val="22"/>
            <w:vertAlign w:val="superscript"/>
          </w:rPr>
          <w:delText>1</w:delText>
        </w:r>
      </w:del>
      <w:del w:id="200" w:author="郭依嘉" w:date="2026-07-13T21:53:47Z">
        <w:r>
          <w:rPr>
            <w:rFonts w:cs="Times New Roman"/>
            <w:sz w:val="22"/>
            <w:szCs w:val="22"/>
          </w:rPr>
          <w:delText>*</w:delText>
        </w:r>
      </w:del>
    </w:p>
    <w:p w14:paraId="3B836934">
      <w:pPr>
        <w:spacing w:after="0" w:line="360" w:lineRule="auto"/>
        <w:ind w:firstLine="0" w:firstLineChars="0"/>
        <w:rPr>
          <w:del w:id="201" w:author="郭依嘉" w:date="2026-07-13T21:53:47Z"/>
          <w:rFonts w:cs="Times New Roman"/>
          <w:sz w:val="22"/>
          <w:szCs w:val="22"/>
          <w:vertAlign w:val="baseline"/>
        </w:rPr>
      </w:pPr>
    </w:p>
    <w:p w14:paraId="77775FB3">
      <w:pPr>
        <w:spacing w:after="0" w:line="360" w:lineRule="auto"/>
        <w:ind w:firstLine="0" w:firstLineChars="0"/>
        <w:rPr>
          <w:del w:id="202" w:author="郭依嘉" w:date="2026-07-13T21:53:47Z"/>
          <w:rFonts w:cs="Times New Roman"/>
          <w:sz w:val="22"/>
          <w:szCs w:val="22"/>
        </w:rPr>
      </w:pPr>
      <w:del w:id="203" w:author="郭依嘉" w:date="2026-07-13T21:53:47Z">
        <w:r>
          <w:rPr>
            <w:rFonts w:cs="Times New Roman"/>
            <w:sz w:val="22"/>
            <w:szCs w:val="22"/>
            <w:vertAlign w:val="superscript"/>
          </w:rPr>
          <w:delText xml:space="preserve">1 </w:delText>
        </w:r>
      </w:del>
      <w:del w:id="204" w:author="郭依嘉" w:date="2026-07-13T21:53:47Z">
        <w:r>
          <w:rPr>
            <w:rFonts w:cs="Times New Roman"/>
            <w:sz w:val="22"/>
            <w:szCs w:val="22"/>
          </w:rPr>
          <w:delText>Hainan Medical University-The University of Hong Kong Joint Laboratory of Tropical Infectious Diseases, Key Laboratory of Tropical Translational Medicine of Ministry of Education, School of Basic Medicine, Hainan Medical University, Haikou, China</w:delText>
        </w:r>
      </w:del>
    </w:p>
    <w:p w14:paraId="4F90F0E3">
      <w:pPr>
        <w:spacing w:after="0" w:line="360" w:lineRule="auto"/>
        <w:ind w:firstLine="0" w:firstLineChars="0"/>
        <w:rPr>
          <w:del w:id="205" w:author="郭依嘉" w:date="2026-07-13T21:53:47Z"/>
          <w:rFonts w:cs="Times New Roman"/>
          <w:sz w:val="22"/>
          <w:szCs w:val="22"/>
        </w:rPr>
      </w:pPr>
      <w:del w:id="206" w:author="郭依嘉" w:date="2026-07-13T21:53:47Z">
        <w:r>
          <w:rPr>
            <w:rFonts w:cs="Times New Roman"/>
            <w:sz w:val="22"/>
            <w:szCs w:val="22"/>
            <w:vertAlign w:val="superscript"/>
          </w:rPr>
          <w:delText xml:space="preserve">2 </w:delText>
        </w:r>
      </w:del>
      <w:del w:id="207" w:author="郭依嘉" w:date="2026-07-13T21:53:47Z">
        <w:r>
          <w:rPr>
            <w:rFonts w:cs="Times New Roman"/>
            <w:sz w:val="22"/>
            <w:szCs w:val="22"/>
          </w:rPr>
          <w:delText>School of Intelligent Medicine and Technology (Big Data Research Center), Hainan Engineering Research Center for Health Big Data, Hainan Medical University, Haikou,  China</w:delText>
        </w:r>
      </w:del>
    </w:p>
    <w:p w14:paraId="7A2BA8CB">
      <w:pPr>
        <w:spacing w:after="0" w:line="360" w:lineRule="auto"/>
        <w:ind w:firstLine="0" w:firstLineChars="0"/>
        <w:rPr>
          <w:del w:id="208" w:author="郭依嘉" w:date="2026-07-13T21:53:47Z"/>
          <w:rFonts w:cs="Times New Roman"/>
          <w:sz w:val="22"/>
          <w:szCs w:val="22"/>
        </w:rPr>
      </w:pPr>
      <w:del w:id="209" w:author="郭依嘉" w:date="2026-07-13T21:53:47Z">
        <w:r>
          <w:rPr>
            <w:rFonts w:cs="Times New Roman"/>
            <w:sz w:val="22"/>
            <w:szCs w:val="22"/>
            <w:vertAlign w:val="superscript"/>
          </w:rPr>
          <w:delText xml:space="preserve">3 </w:delText>
        </w:r>
      </w:del>
      <w:del w:id="210" w:author="郭依嘉" w:date="2026-07-13T21:53:47Z">
        <w:r>
          <w:rPr>
            <w:rFonts w:cs="Times New Roman"/>
            <w:sz w:val="22"/>
            <w:szCs w:val="22"/>
          </w:rPr>
          <w:delText>Fujian Medical University Mengchao Hepatobiliary Hospital‌, Fuzhou, China</w:delText>
        </w:r>
      </w:del>
    </w:p>
    <w:p w14:paraId="18BC0F97">
      <w:pPr>
        <w:spacing w:after="0" w:line="360" w:lineRule="auto"/>
        <w:ind w:firstLine="0" w:firstLineChars="0"/>
        <w:rPr>
          <w:del w:id="211" w:author="郭依嘉" w:date="2026-07-13T21:53:47Z"/>
          <w:rFonts w:cs="Times New Roman"/>
          <w:sz w:val="22"/>
          <w:szCs w:val="22"/>
        </w:rPr>
      </w:pPr>
      <w:del w:id="212" w:author="郭依嘉" w:date="2026-07-13T21:53:47Z">
        <w:r>
          <w:rPr>
            <w:rFonts w:cs="Times New Roman"/>
            <w:sz w:val="22"/>
            <w:szCs w:val="22"/>
            <w:vertAlign w:val="superscript"/>
          </w:rPr>
          <w:delText xml:space="preserve">4 </w:delText>
        </w:r>
      </w:del>
      <w:del w:id="213" w:author="郭依嘉" w:date="2026-07-13T21:53:47Z">
        <w:r>
          <w:rPr>
            <w:rFonts w:cs="Times New Roman"/>
            <w:sz w:val="22"/>
            <w:szCs w:val="22"/>
          </w:rPr>
          <w:delText>Department of Infectious Disease, the Second Affiliated Hospital of Hainan Medical University, Haikou, China</w:delText>
        </w:r>
      </w:del>
    </w:p>
    <w:p w14:paraId="5A978080">
      <w:pPr>
        <w:spacing w:after="0" w:line="360" w:lineRule="auto"/>
        <w:ind w:firstLine="0" w:firstLineChars="0"/>
        <w:rPr>
          <w:del w:id="214" w:author="郭依嘉" w:date="2026-07-13T21:53:47Z"/>
          <w:rFonts w:cs="Times New Roman"/>
          <w:sz w:val="22"/>
          <w:szCs w:val="22"/>
        </w:rPr>
      </w:pPr>
      <w:del w:id="215" w:author="郭依嘉" w:date="2026-07-13T21:53:47Z">
        <w:r>
          <w:rPr>
            <w:rFonts w:cs="Times New Roman"/>
            <w:sz w:val="22"/>
            <w:szCs w:val="22"/>
            <w:vertAlign w:val="superscript"/>
          </w:rPr>
          <w:delText xml:space="preserve">5 </w:delText>
        </w:r>
      </w:del>
      <w:del w:id="216" w:author="郭依嘉" w:date="2026-07-13T21:53:47Z">
        <w:r>
          <w:rPr>
            <w:rFonts w:cs="Times New Roman"/>
            <w:sz w:val="22"/>
            <w:szCs w:val="22"/>
          </w:rPr>
          <w:delText>State Key Laboratory of Emerging Infectious Diseases, Department of Microbiology, and Carol Yu Centre for Infection, Li Ka Shing Faculty of Medicine, The University of Hong Kong, Pokfulam, Hong Kong Special Administrative Region, China</w:delText>
        </w:r>
      </w:del>
    </w:p>
    <w:p w14:paraId="17472D88">
      <w:pPr>
        <w:spacing w:after="0" w:line="360" w:lineRule="auto"/>
        <w:ind w:firstLine="0" w:firstLineChars="0"/>
        <w:rPr>
          <w:del w:id="217" w:author="郭依嘉" w:date="2026-07-13T21:53:47Z"/>
          <w:rFonts w:cs="Times New Roman"/>
          <w:sz w:val="22"/>
          <w:szCs w:val="22"/>
        </w:rPr>
      </w:pPr>
      <w:del w:id="218" w:author="郭依嘉" w:date="2026-07-13T21:53:47Z">
        <w:r>
          <w:rPr>
            <w:rFonts w:cs="Times New Roman"/>
            <w:sz w:val="22"/>
            <w:szCs w:val="22"/>
            <w:vertAlign w:val="superscript"/>
          </w:rPr>
          <w:delText xml:space="preserve">6 </w:delText>
        </w:r>
      </w:del>
      <w:del w:id="219" w:author="郭依嘉" w:date="2026-07-13T21:53:47Z">
        <w:r>
          <w:rPr>
            <w:rFonts w:cs="Times New Roman"/>
            <w:sz w:val="22"/>
            <w:szCs w:val="22"/>
          </w:rPr>
          <w:delText>Department of Infectious Diseases and Microbiology, the University of Hong Kong-Shenzhen Hospital, Shenzhen, China</w:delText>
        </w:r>
      </w:del>
    </w:p>
    <w:p w14:paraId="04FC52D7">
      <w:pPr>
        <w:spacing w:after="0" w:line="360" w:lineRule="auto"/>
        <w:ind w:firstLine="0" w:firstLineChars="0"/>
        <w:rPr>
          <w:del w:id="220" w:author="郭依嘉" w:date="2026-07-13T21:53:47Z"/>
          <w:rFonts w:cs="Times New Roman"/>
          <w:sz w:val="22"/>
          <w:szCs w:val="22"/>
        </w:rPr>
      </w:pPr>
      <w:del w:id="221" w:author="郭依嘉" w:date="2026-07-13T21:53:47Z">
        <w:r>
          <w:rPr>
            <w:rFonts w:cs="Times New Roman"/>
            <w:sz w:val="22"/>
            <w:szCs w:val="22"/>
            <w:vertAlign w:val="superscript"/>
          </w:rPr>
          <w:delText>#</w:delText>
        </w:r>
      </w:del>
      <w:del w:id="222" w:author="郭依嘉" w:date="2026-07-13T21:53:47Z">
        <w:r>
          <w:rPr>
            <w:rFonts w:cs="Times New Roman"/>
            <w:sz w:val="22"/>
            <w:szCs w:val="22"/>
          </w:rPr>
          <w:delText xml:space="preserve"> These authors contributed equally: Yijia Guo, Yi Niu, Nihui Zhang, Xiao Han</w:delText>
        </w:r>
      </w:del>
    </w:p>
    <w:p w14:paraId="682BE1C8">
      <w:pPr>
        <w:spacing w:line="360" w:lineRule="auto"/>
        <w:ind w:firstLine="0" w:firstLineChars="0"/>
        <w:rPr>
          <w:rFonts w:cs="Times New Roman"/>
          <w:sz w:val="22"/>
        </w:rPr>
      </w:pPr>
      <w:del w:id="223" w:author="郭依嘉" w:date="2026-07-13T21:53:47Z">
        <w:r>
          <w:rPr>
            <w:rFonts w:cs="Times New Roman"/>
            <w:sz w:val="22"/>
            <w:szCs w:val="22"/>
          </w:rPr>
          <w:delText>*</w:delText>
        </w:r>
      </w:del>
      <w:del w:id="224" w:author="郭依嘉" w:date="2026-07-13T21:53:47Z">
        <w:r>
          <w:rPr>
            <w:rFonts w:cs="Times New Roman"/>
            <w:sz w:val="22"/>
            <w:szCs w:val="22"/>
            <w:vertAlign w:val="superscript"/>
          </w:rPr>
          <w:delText xml:space="preserve"> </w:delText>
        </w:r>
      </w:del>
      <w:del w:id="225" w:author="郭依嘉" w:date="2026-07-13T21:53:47Z">
        <w:r>
          <w:rPr>
            <w:rFonts w:cs="Times New Roman"/>
            <w:sz w:val="22"/>
            <w:szCs w:val="22"/>
          </w:rPr>
          <w:delText xml:space="preserve">Correspondence: </w:delText>
        </w:r>
      </w:del>
      <w:del w:id="226" w:author="郭依嘉" w:date="2026-07-13T21:53:47Z">
        <w:r>
          <w:rPr>
            <w:rFonts w:cs="Times New Roman"/>
            <w:sz w:val="22"/>
          </w:rPr>
          <w:fldChar w:fldCharType="begin"/>
        </w:r>
      </w:del>
      <w:del w:id="227" w:author="郭依嘉" w:date="2026-07-13T21:53:47Z">
        <w:r>
          <w:rPr>
            <w:rFonts w:cs="Times New Roman"/>
            <w:sz w:val="22"/>
          </w:rPr>
          <w:delInstrText xml:space="preserve"> HYPERLINK "mailto:yinfeifeiff@163.com%20(Feifei" </w:delInstrText>
        </w:r>
      </w:del>
      <w:del w:id="228" w:author="郭依嘉" w:date="2026-07-13T21:53:47Z">
        <w:r>
          <w:rPr>
            <w:rFonts w:cs="Times New Roman"/>
            <w:sz w:val="22"/>
          </w:rPr>
          <w:fldChar w:fldCharType="separate"/>
        </w:r>
      </w:del>
      <w:del w:id="229" w:author="郭依嘉" w:date="2026-07-13T21:53:47Z">
        <w:r>
          <w:rPr>
            <w:rStyle w:val="11"/>
            <w:rFonts w:cs="Times New Roman"/>
            <w:sz w:val="22"/>
            <w:szCs w:val="22"/>
          </w:rPr>
          <w:delText>yinfeifeiff@163.com (Feifei</w:delText>
        </w:r>
      </w:del>
      <w:del w:id="230" w:author="郭依嘉" w:date="2026-07-13T21:53:47Z">
        <w:r>
          <w:rPr>
            <w:rStyle w:val="11"/>
            <w:rFonts w:cs="Times New Roman"/>
            <w:sz w:val="22"/>
            <w:szCs w:val="22"/>
          </w:rPr>
          <w:fldChar w:fldCharType="end"/>
        </w:r>
      </w:del>
      <w:del w:id="231" w:author="郭依嘉" w:date="2026-07-13T21:53:47Z">
        <w:r>
          <w:rPr>
            <w:rFonts w:cs="Times New Roman"/>
            <w:sz w:val="22"/>
            <w:szCs w:val="22"/>
          </w:rPr>
          <w:delText xml:space="preserve"> Yin), </w:delText>
        </w:r>
      </w:del>
      <w:del w:id="232" w:author="郭依嘉" w:date="2026-07-13T21:53:47Z">
        <w:r>
          <w:rPr>
            <w:rFonts w:cs="Times New Roman"/>
            <w:sz w:val="22"/>
          </w:rPr>
          <w:fldChar w:fldCharType="begin"/>
        </w:r>
      </w:del>
      <w:del w:id="233" w:author="郭依嘉" w:date="2026-07-13T21:53:47Z">
        <w:r>
          <w:rPr>
            <w:rFonts w:cs="Times New Roman"/>
            <w:sz w:val="22"/>
          </w:rPr>
          <w:delInstrText xml:space="preserve"> HYPERLINK "mailto:xudahua1209@muhn.edu.cn" </w:delInstrText>
        </w:r>
      </w:del>
      <w:del w:id="234" w:author="郭依嘉" w:date="2026-07-13T21:53:47Z">
        <w:r>
          <w:rPr>
            <w:rFonts w:cs="Times New Roman"/>
            <w:sz w:val="22"/>
          </w:rPr>
          <w:fldChar w:fldCharType="separate"/>
        </w:r>
      </w:del>
      <w:del w:id="235" w:author="郭依嘉" w:date="2026-07-13T21:53:47Z">
        <w:r>
          <w:rPr>
            <w:rStyle w:val="11"/>
            <w:rFonts w:cs="Times New Roman"/>
            <w:sz w:val="22"/>
            <w:szCs w:val="22"/>
          </w:rPr>
          <w:delText>xudahua1209@muhn.edu.cn</w:delText>
        </w:r>
      </w:del>
      <w:del w:id="236" w:author="郭依嘉" w:date="2026-07-13T21:53:47Z">
        <w:r>
          <w:rPr>
            <w:rStyle w:val="11"/>
            <w:rFonts w:cs="Times New Roman"/>
            <w:sz w:val="22"/>
            <w:szCs w:val="22"/>
          </w:rPr>
          <w:fldChar w:fldCharType="end"/>
        </w:r>
      </w:del>
      <w:del w:id="237" w:author="郭依嘉" w:date="2026-07-13T21:53:47Z">
        <w:r>
          <w:rPr>
            <w:rFonts w:cs="Times New Roman"/>
            <w:sz w:val="22"/>
            <w:szCs w:val="22"/>
          </w:rPr>
          <w:delText xml:space="preserve"> (Dahua Xu)</w:delText>
        </w:r>
      </w:del>
      <w:del w:id="238" w:author="郭依嘉" w:date="2026-07-13T21:53:47Z">
        <w:r>
          <w:rPr>
            <w:rFonts w:hint="eastAsia" w:cs="Times New Roman"/>
            <w:sz w:val="22"/>
            <w:szCs w:val="22"/>
            <w:lang w:eastAsia="zh-CN"/>
          </w:rPr>
          <w:delText>,</w:delText>
        </w:r>
      </w:del>
      <w:del w:id="239" w:author="郭依嘉" w:date="2026-07-13T21:53:47Z">
        <w:r>
          <w:rPr>
            <w:rFonts w:cs="Times New Roman"/>
            <w:sz w:val="22"/>
            <w:szCs w:val="22"/>
          </w:rPr>
          <w:delText xml:space="preserve"> and </w:delText>
        </w:r>
      </w:del>
      <w:del w:id="240" w:author="郭依嘉" w:date="2026-07-13T21:53:47Z">
        <w:r>
          <w:rPr>
            <w:rFonts w:cs="Times New Roman"/>
            <w:sz w:val="22"/>
          </w:rPr>
          <w:fldChar w:fldCharType="begin"/>
        </w:r>
      </w:del>
      <w:del w:id="241" w:author="郭依嘉" w:date="2026-07-13T21:53:47Z">
        <w:r>
          <w:rPr>
            <w:rFonts w:cs="Times New Roman"/>
            <w:sz w:val="22"/>
          </w:rPr>
          <w:delInstrText xml:space="preserve"> HYPERLINK "mailto:jfwchan@hku.hk" </w:delInstrText>
        </w:r>
      </w:del>
      <w:del w:id="242" w:author="郭依嘉" w:date="2026-07-13T21:53:47Z">
        <w:r>
          <w:rPr>
            <w:rFonts w:cs="Times New Roman"/>
            <w:sz w:val="22"/>
          </w:rPr>
          <w:fldChar w:fldCharType="separate"/>
        </w:r>
      </w:del>
      <w:del w:id="243" w:author="郭依嘉" w:date="2026-07-13T21:53:47Z">
        <w:r>
          <w:rPr>
            <w:rStyle w:val="11"/>
            <w:rFonts w:cs="Times New Roman"/>
            <w:sz w:val="22"/>
            <w:szCs w:val="22"/>
          </w:rPr>
          <w:delText>jfwchan@hku.hk</w:delText>
        </w:r>
      </w:del>
      <w:del w:id="244" w:author="郭依嘉" w:date="2026-07-13T21:53:47Z">
        <w:r>
          <w:rPr>
            <w:rStyle w:val="11"/>
            <w:rFonts w:cs="Times New Roman"/>
            <w:sz w:val="22"/>
            <w:szCs w:val="22"/>
          </w:rPr>
          <w:fldChar w:fldCharType="end"/>
        </w:r>
      </w:del>
      <w:del w:id="245" w:author="郭依嘉" w:date="2026-07-13T21:53:47Z">
        <w:r>
          <w:rPr>
            <w:rFonts w:cs="Times New Roman"/>
            <w:sz w:val="22"/>
            <w:szCs w:val="22"/>
          </w:rPr>
          <w:delText xml:space="preserve"> (Jasper Fuk-Woo Chan)</w:delText>
        </w:r>
      </w:del>
      <w:r>
        <w:rPr>
          <w:rFonts w:cs="Times New Roman"/>
          <w:sz w:val="22"/>
        </w:rPr>
        <w:br w:type="page"/>
      </w:r>
    </w:p>
    <w:p w14:paraId="5B253FC2">
      <w:pPr>
        <w:widowControl/>
        <w:spacing w:line="360" w:lineRule="auto"/>
        <w:ind w:firstLine="0" w:firstLineChars="0"/>
        <w:jc w:val="left"/>
        <w:outlineLvl w:val="1"/>
        <w:rPr>
          <w:rFonts w:cs="Times New Roman"/>
          <w:b/>
          <w:bCs/>
          <w:sz w:val="22"/>
        </w:rPr>
      </w:pPr>
      <w:ins w:id="246" w:author="龙" w:date="2026-07-13T16:49:23Z">
        <w:r>
          <w:rPr>
            <w:rFonts w:cs="Times New Roman"/>
            <w:b/>
            <w:bCs/>
            <w:sz w:val="22"/>
            <w:szCs w:val="22"/>
          </w:rPr>
          <w:t xml:space="preserve">Supplementary </w:t>
        </w:r>
      </w:ins>
      <w:r>
        <w:rPr>
          <w:rFonts w:cs="Times New Roman"/>
          <w:b/>
          <w:bCs/>
          <w:sz w:val="22"/>
        </w:rPr>
        <w:t>methods</w:t>
      </w:r>
    </w:p>
    <w:p w14:paraId="2C1AAD1D">
      <w:pPr>
        <w:spacing w:line="360" w:lineRule="auto"/>
        <w:ind w:firstLine="0" w:firstLineChars="0"/>
        <w:outlineLvl w:val="2"/>
        <w:rPr>
          <w:rFonts w:cs="Times New Roman"/>
          <w:b/>
          <w:bCs/>
          <w:sz w:val="22"/>
        </w:rPr>
      </w:pPr>
      <w:r>
        <w:rPr>
          <w:rFonts w:cs="Times New Roman"/>
          <w:b/>
          <w:bCs/>
          <w:sz w:val="22"/>
          <w:lang w:bidi="ar"/>
        </w:rPr>
        <w:t xml:space="preserve">Study design </w:t>
      </w:r>
    </w:p>
    <w:p w14:paraId="6CF39FC2">
      <w:pPr>
        <w:spacing w:line="360" w:lineRule="auto"/>
        <w:ind w:firstLine="0" w:firstLineChars="0"/>
        <w:rPr>
          <w:rFonts w:cs="Times New Roman"/>
          <w:sz w:val="22"/>
        </w:rPr>
      </w:pPr>
      <w:r>
        <w:rPr>
          <w:rFonts w:cs="Times New Roman"/>
          <w:sz w:val="22"/>
        </w:rPr>
        <w:t xml:space="preserve">This study was designed to characterize peripheral immune alterations during acute scrub typhus using an integrated multi-omics approach. PBMCs from patients with acute scrub typhus and healthy controls were profiled by scRNA-seq to define immune-cell composition, functional states, and transcriptional changes across major immune subsets. Key findings were further evaluated at the protein level in an independent spectral flow cytometry cohort, while systemic alterations in circulating proteins were assessed by plasma proteomics. </w:t>
      </w:r>
    </w:p>
    <w:p w14:paraId="1AB5660B">
      <w:pPr>
        <w:spacing w:line="360" w:lineRule="auto"/>
        <w:ind w:firstLine="0" w:firstLineChars="0"/>
        <w:rPr>
          <w:rFonts w:cs="Times New Roman"/>
          <w:sz w:val="22"/>
        </w:rPr>
      </w:pPr>
    </w:p>
    <w:p w14:paraId="0A5104E5">
      <w:pPr>
        <w:spacing w:line="360" w:lineRule="auto"/>
        <w:ind w:firstLine="0" w:firstLineChars="0"/>
        <w:outlineLvl w:val="2"/>
        <w:rPr>
          <w:rFonts w:cs="Times New Roman"/>
          <w:sz w:val="22"/>
        </w:rPr>
      </w:pPr>
      <w:r>
        <w:rPr>
          <w:rFonts w:cs="Times New Roman"/>
          <w:b/>
          <w:bCs/>
          <w:sz w:val="22"/>
          <w:lang w:bidi="ar"/>
        </w:rPr>
        <w:t>Study participants and sample processing</w:t>
      </w:r>
    </w:p>
    <w:p w14:paraId="42E843C2">
      <w:pPr>
        <w:spacing w:line="360" w:lineRule="auto"/>
        <w:ind w:firstLine="0" w:firstLineChars="0"/>
        <w:rPr>
          <w:rFonts w:cs="Times New Roman"/>
          <w:sz w:val="22"/>
        </w:rPr>
      </w:pPr>
      <w:r>
        <w:rPr>
          <w:rFonts w:cs="Times New Roman"/>
          <w:sz w:val="22"/>
        </w:rPr>
        <w:t xml:space="preserve">PBMCs and plasma were collected from patients enrolled through fever surveillance and epidemiological investigation of scrub typhus in Hainan, China, between 2021 and 2024. Patients presenting with acute undifferentiated febrile illness during the acute phase of infection (fever duration, 5–15 days) were screened, and scrub typhus was confirmed </w:t>
      </w:r>
      <w:r>
        <w:rPr>
          <w:rFonts w:hint="eastAsia" w:cs="Times New Roman"/>
          <w:sz w:val="22"/>
        </w:rPr>
        <w:t>using a</w:t>
      </w:r>
      <w:r>
        <w:rPr>
          <w:rFonts w:cs="Times New Roman"/>
          <w:sz w:val="22"/>
        </w:rPr>
        <w:t xml:space="preserve"> combin</w:t>
      </w:r>
      <w:r>
        <w:rPr>
          <w:rFonts w:hint="eastAsia" w:cs="Times New Roman"/>
          <w:sz w:val="22"/>
        </w:rPr>
        <w:t>ation</w:t>
      </w:r>
      <w:r>
        <w:rPr>
          <w:rFonts w:cs="Times New Roman"/>
          <w:sz w:val="22"/>
        </w:rPr>
        <w:t xml:space="preserve"> </w:t>
      </w:r>
      <w:r>
        <w:rPr>
          <w:rFonts w:hint="eastAsia" w:cs="Times New Roman"/>
          <w:sz w:val="22"/>
        </w:rPr>
        <w:t xml:space="preserve">of </w:t>
      </w:r>
      <w:r>
        <w:rPr>
          <w:rFonts w:cs="Times New Roman"/>
          <w:sz w:val="22"/>
        </w:rPr>
        <w:t>nested PCR and serological testing. All included patients had no documented history of immunodeficiency and recovered after appropriate anti-rickettsial therapy.</w:t>
      </w:r>
    </w:p>
    <w:p w14:paraId="1DA0F150">
      <w:pPr>
        <w:spacing w:line="360" w:lineRule="auto"/>
        <w:ind w:firstLine="440" w:firstLineChars="200"/>
        <w:rPr>
          <w:rFonts w:cs="Times New Roman"/>
          <w:sz w:val="22"/>
        </w:rPr>
        <w:pPrChange w:id="247" w:author="龙" w:date="2026-07-13T16:46:36Z">
          <w:pPr>
            <w:spacing w:line="360" w:lineRule="auto"/>
            <w:ind w:firstLine="220" w:firstLineChars="100"/>
          </w:pPr>
        </w:pPrChange>
      </w:pPr>
      <w:r>
        <w:rPr>
          <w:rFonts w:cs="Times New Roman"/>
          <w:sz w:val="22"/>
        </w:rPr>
        <w:t xml:space="preserve">For each participant, a total of 5 mL of EDTA-anticoagulated peripheral blood was collected for PBMC and plasma preparation. Healthy controls were recruited from residents of Hainan who had no fever within the preceding 72 h and tested negative for scrub typhus by PCR. Plasma was separated </w:t>
      </w:r>
      <w:r>
        <w:rPr>
          <w:rFonts w:hint="eastAsia" w:cs="Times New Roman"/>
          <w:sz w:val="22"/>
        </w:rPr>
        <w:t>by centrifugation at 350 g for 10 min</w:t>
      </w:r>
      <w:r>
        <w:rPr>
          <w:rFonts w:cs="Times New Roman"/>
          <w:sz w:val="22"/>
        </w:rPr>
        <w:t xml:space="preserve">, and PBMCs were isolated from the remaining blood by Ficoll-Paque density-gradient centrifugation before cryopreservation. For scRNA-seq, samples were additionally screened by next-generation sequencing to exclude major bacterial or viral co-infections. </w:t>
      </w:r>
    </w:p>
    <w:p w14:paraId="77868FC2">
      <w:pPr>
        <w:spacing w:line="360" w:lineRule="auto"/>
        <w:ind w:firstLine="440" w:firstLineChars="200"/>
        <w:rPr>
          <w:rFonts w:cs="Times New Roman"/>
          <w:sz w:val="22"/>
        </w:rPr>
        <w:pPrChange w:id="248" w:author="龙" w:date="2026-07-13T16:46:38Z">
          <w:pPr>
            <w:spacing w:line="360" w:lineRule="auto"/>
            <w:ind w:firstLine="220" w:firstLineChars="100"/>
          </w:pPr>
        </w:pPrChange>
      </w:pPr>
      <w:r>
        <w:rPr>
          <w:rFonts w:cs="Times New Roman"/>
          <w:sz w:val="22"/>
        </w:rPr>
        <w:t xml:space="preserve">For scRNA-seq, PBMCs from 6 patients with acute scrub typhus and 3 healthy controls were analyzed. For flow cytometric validation, an independent cohort comprising 8 patients and 8 healthy controls was used. Plasma proteomic profiling was performed in 9 patients and 6 healthy controls. Laboratory abnormalities of the enrolled patients are summarized in </w:t>
      </w:r>
      <w:del w:id="249" w:author="龙" w:date="2026-07-13T16:50:22Z">
        <w:r>
          <w:rPr>
            <w:rFonts w:cs="Times New Roman"/>
            <w:sz w:val="22"/>
          </w:rPr>
          <w:delText xml:space="preserve">Supplementary </w:delText>
        </w:r>
      </w:del>
      <w:r>
        <w:rPr>
          <w:rFonts w:cs="Times New Roman"/>
          <w:sz w:val="22"/>
        </w:rPr>
        <w:t>Table S</w:t>
      </w:r>
      <w:del w:id="250" w:author="郭依嘉" w:date="2026-07-13T21:56:40Z">
        <w:r>
          <w:rPr>
            <w:rFonts w:hint="default" w:cs="Times New Roman"/>
            <w:sz w:val="22"/>
            <w:lang w:val="en-US"/>
          </w:rPr>
          <w:delText>2</w:delText>
        </w:r>
      </w:del>
      <w:ins w:id="251" w:author="郭依嘉" w:date="2026-07-13T21:56:40Z">
        <w:r>
          <w:rPr>
            <w:rFonts w:hint="eastAsia" w:cs="Times New Roman"/>
            <w:sz w:val="22"/>
            <w:lang w:val="en-US" w:eastAsia="zh-CN"/>
          </w:rPr>
          <w:t>3</w:t>
        </w:r>
      </w:ins>
      <w:r>
        <w:rPr>
          <w:rFonts w:cs="Times New Roman"/>
          <w:sz w:val="22"/>
        </w:rPr>
        <w:t xml:space="preserve">. </w:t>
      </w:r>
      <w:r>
        <w:rPr>
          <w:rFonts w:hint="eastAsia" w:cs="Times New Roman"/>
          <w:sz w:val="22"/>
        </w:rPr>
        <w:t xml:space="preserve">Disease severity was defined according to previously published clinical criteria, and peripheral leukocyte proportions were summarized in a broader clinical cohort of 14 patients; sample information for the scRNA-seq, flow cytometry, and plasma proteomics cohorts is provided in </w:t>
      </w:r>
      <w:del w:id="252" w:author="龙" w:date="2026-07-13T16:50:34Z">
        <w:r>
          <w:rPr>
            <w:rFonts w:hint="eastAsia" w:cs="Times New Roman"/>
            <w:sz w:val="22"/>
          </w:rPr>
          <w:delText xml:space="preserve">Supplementary </w:delText>
        </w:r>
      </w:del>
      <w:r>
        <w:rPr>
          <w:rFonts w:hint="eastAsia" w:cs="Times New Roman"/>
          <w:sz w:val="22"/>
        </w:rPr>
        <w:t>Table S</w:t>
      </w:r>
      <w:del w:id="253" w:author="郭依嘉" w:date="2026-07-13T21:56:47Z">
        <w:r>
          <w:rPr>
            <w:rFonts w:hint="default" w:cs="Times New Roman"/>
            <w:sz w:val="22"/>
            <w:lang w:val="en-US"/>
          </w:rPr>
          <w:delText>2</w:delText>
        </w:r>
      </w:del>
      <w:ins w:id="254" w:author="郭依嘉" w:date="2026-07-13T21:56:47Z">
        <w:r>
          <w:rPr>
            <w:rFonts w:hint="eastAsia" w:cs="Times New Roman"/>
            <w:sz w:val="22"/>
            <w:lang w:val="en-US" w:eastAsia="zh-CN"/>
          </w:rPr>
          <w:t>3</w:t>
        </w:r>
      </w:ins>
      <w:r>
        <w:rPr>
          <w:rFonts w:hint="eastAsia" w:cs="Times New Roman"/>
          <w:sz w:val="22"/>
        </w:rPr>
        <w:t xml:space="preserve"> [1]</w:t>
      </w:r>
      <w:r>
        <w:rPr>
          <w:rFonts w:cs="Times New Roman"/>
          <w:sz w:val="22"/>
        </w:rPr>
        <w:t>.</w:t>
      </w:r>
      <w:r>
        <w:rPr>
          <w:rFonts w:hint="eastAsia" w:cs="Times New Roman"/>
          <w:sz w:val="22"/>
        </w:rPr>
        <w:t xml:space="preserve"> </w:t>
      </w:r>
      <w:r>
        <w:rPr>
          <w:rFonts w:cs="Times New Roman"/>
          <w:sz w:val="22"/>
        </w:rPr>
        <w:t>The overall distributions of major immune populations were broadly concordant between scRNA-seq and spectral flow cytometry, supporting the reproducibility of the observed immune-cell composition changes</w:t>
      </w:r>
      <w:r>
        <w:rPr>
          <w:rFonts w:hint="eastAsia" w:cs="Times New Roman"/>
          <w:sz w:val="22"/>
        </w:rPr>
        <w:t xml:space="preserve"> </w:t>
      </w:r>
      <w:r>
        <w:rPr>
          <w:rFonts w:cs="Times New Roman"/>
          <w:sz w:val="22"/>
        </w:rPr>
        <w:t>(Figure S1B)</w:t>
      </w:r>
      <w:r>
        <w:rPr>
          <w:rFonts w:hint="eastAsia" w:cs="Times New Roman"/>
          <w:sz w:val="22"/>
        </w:rPr>
        <w:t xml:space="preserve">. </w:t>
      </w:r>
      <w:r>
        <w:rPr>
          <w:rFonts w:cs="Times New Roman"/>
          <w:sz w:val="22"/>
        </w:rPr>
        <w:t>Age distributions were compared between groups using the Mann–Whitney U test, as appropriate. Sex distributions were compared using Fisher’s exact test. Statistical analysis revealed no significant difference between the groups</w:t>
      </w:r>
      <w:bookmarkStart w:id="2" w:name="OLE_LINK20"/>
      <w:bookmarkStart w:id="3" w:name="OLE_LINK19"/>
      <w:r>
        <w:rPr>
          <w:rFonts w:cs="Times New Roman"/>
          <w:sz w:val="22"/>
        </w:rPr>
        <w:t xml:space="preserve"> (Figure S1C</w:t>
      </w:r>
      <w:ins w:id="255" w:author="龙" w:date="2026-07-13T16:46:50Z">
        <w:r>
          <w:rPr>
            <w:rFonts w:hint="eastAsia" w:cs="Times New Roman"/>
            <w:sz w:val="22"/>
            <w:lang w:val="en-US" w:eastAsia="zh-CN"/>
          </w:rPr>
          <w:t xml:space="preserve"> </w:t>
        </w:r>
      </w:ins>
      <w:ins w:id="256" w:author="龙" w:date="2026-07-13T16:46:52Z">
        <w:r>
          <w:rPr>
            <w:rFonts w:hint="eastAsia" w:cs="Times New Roman"/>
            <w:sz w:val="22"/>
            <w:lang w:val="en-US" w:eastAsia="zh-CN"/>
          </w:rPr>
          <w:t xml:space="preserve">and </w:t>
        </w:r>
      </w:ins>
      <w:del w:id="257" w:author="龙" w:date="2026-07-13T16:46:50Z">
        <w:r>
          <w:rPr>
            <w:rFonts w:cs="Times New Roman"/>
            <w:sz w:val="22"/>
          </w:rPr>
          <w:delText xml:space="preserve">, </w:delText>
        </w:r>
      </w:del>
      <w:r>
        <w:rPr>
          <w:rFonts w:cs="Times New Roman"/>
          <w:sz w:val="22"/>
        </w:rPr>
        <w:t>Table S</w:t>
      </w:r>
      <w:del w:id="258" w:author="郭依嘉" w:date="2026-07-13T21:56:50Z">
        <w:r>
          <w:rPr>
            <w:rFonts w:hint="default" w:cs="Times New Roman"/>
            <w:sz w:val="22"/>
            <w:lang w:val="en-US"/>
          </w:rPr>
          <w:delText>2</w:delText>
        </w:r>
      </w:del>
      <w:ins w:id="259" w:author="郭依嘉" w:date="2026-07-13T21:56:50Z">
        <w:r>
          <w:rPr>
            <w:rFonts w:hint="eastAsia" w:cs="Times New Roman"/>
            <w:sz w:val="22"/>
            <w:lang w:val="en-US" w:eastAsia="zh-CN"/>
          </w:rPr>
          <w:t>3</w:t>
        </w:r>
      </w:ins>
      <w:r>
        <w:rPr>
          <w:rFonts w:cs="Times New Roman"/>
          <w:sz w:val="22"/>
        </w:rPr>
        <w:t>)</w:t>
      </w:r>
      <w:bookmarkEnd w:id="2"/>
      <w:bookmarkEnd w:id="3"/>
      <w:r>
        <w:rPr>
          <w:rFonts w:cs="Times New Roman"/>
          <w:sz w:val="22"/>
        </w:rPr>
        <w:t>.</w:t>
      </w:r>
    </w:p>
    <w:p w14:paraId="231D44E6">
      <w:pPr>
        <w:spacing w:line="360" w:lineRule="auto"/>
        <w:ind w:firstLine="440"/>
        <w:rPr>
          <w:rFonts w:cs="Times New Roman"/>
          <w:sz w:val="22"/>
        </w:rPr>
      </w:pPr>
    </w:p>
    <w:p w14:paraId="2F07E364">
      <w:pPr>
        <w:spacing w:line="360" w:lineRule="auto"/>
        <w:ind w:firstLine="0" w:firstLineChars="0"/>
        <w:outlineLvl w:val="2"/>
        <w:rPr>
          <w:rFonts w:cs="Times New Roman"/>
          <w:b/>
          <w:bCs/>
          <w:sz w:val="22"/>
          <w:lang w:bidi="ar"/>
        </w:rPr>
      </w:pPr>
      <w:r>
        <w:rPr>
          <w:rFonts w:cs="Times New Roman"/>
          <w:b/>
          <w:bCs/>
          <w:sz w:val="22"/>
          <w:lang w:bidi="ar"/>
        </w:rPr>
        <w:t>10× Genomics single-cell library preparation and sequencing</w:t>
      </w:r>
    </w:p>
    <w:p w14:paraId="306B20AC">
      <w:pPr>
        <w:spacing w:line="360" w:lineRule="auto"/>
        <w:ind w:firstLine="0" w:firstLineChars="0"/>
        <w:rPr>
          <w:rFonts w:cs="Times New Roman"/>
          <w:sz w:val="22"/>
          <w:lang w:bidi="ar"/>
        </w:rPr>
      </w:pPr>
      <w:r>
        <w:rPr>
          <w:rFonts w:cs="Times New Roman"/>
          <w:sz w:val="22"/>
          <w:lang w:bidi="ar"/>
        </w:rPr>
        <w:t>Single-cell libraries were generated using the Chromium Next GEM Single Cell 5</w:t>
      </w:r>
      <w:r>
        <w:rPr>
          <w:rFonts w:hint="default" w:ascii="Times New Roman" w:hAnsi="Times New Roman" w:cs="Times New Roman"/>
          <w:sz w:val="22"/>
          <w:lang w:bidi="ar"/>
        </w:rPr>
        <w:t>’</w:t>
      </w:r>
      <w:r>
        <w:rPr>
          <w:rFonts w:cs="Times New Roman"/>
          <w:sz w:val="22"/>
          <w:lang w:bidi="ar"/>
        </w:rPr>
        <w:t xml:space="preserve"> Reagent Kit </w:t>
      </w:r>
      <w:r>
        <w:rPr>
          <w:rFonts w:hint="eastAsia" w:cs="Times New Roman"/>
          <w:sz w:val="22"/>
          <w:lang w:bidi="ar"/>
        </w:rPr>
        <w:t>v2.0</w:t>
      </w:r>
      <w:r>
        <w:rPr>
          <w:rFonts w:cs="Times New Roman"/>
          <w:sz w:val="22"/>
          <w:lang w:bidi="ar"/>
        </w:rPr>
        <w:t xml:space="preserve"> </w:t>
      </w:r>
      <w:r>
        <w:rPr>
          <w:rFonts w:hint="eastAsia" w:cs="Times New Roman"/>
          <w:sz w:val="22"/>
          <w:lang w:bidi="ar"/>
        </w:rPr>
        <w:t>(</w:t>
      </w:r>
      <w:r>
        <w:rPr>
          <w:rFonts w:cs="Times New Roman"/>
          <w:sz w:val="22"/>
          <w:lang w:bidi="ar"/>
        </w:rPr>
        <w:t>10× Genomics</w:t>
      </w:r>
      <w:r>
        <w:rPr>
          <w:rFonts w:hint="eastAsia" w:cs="Times New Roman"/>
          <w:sz w:val="22"/>
          <w:lang w:bidi="ar"/>
        </w:rPr>
        <w:t xml:space="preserve">, </w:t>
      </w:r>
      <w:r>
        <w:rPr>
          <w:rFonts w:cs="Times New Roman"/>
          <w:sz w:val="22"/>
          <w:lang w:bidi="ar"/>
        </w:rPr>
        <w:t>Pleasanton, CA, USA</w:t>
      </w:r>
      <w:r>
        <w:rPr>
          <w:rFonts w:hint="eastAsia" w:cs="Times New Roman"/>
          <w:sz w:val="22"/>
          <w:lang w:bidi="ar"/>
        </w:rPr>
        <w:t xml:space="preserve">) </w:t>
      </w:r>
      <w:r>
        <w:rPr>
          <w:rFonts w:cs="Times New Roman"/>
          <w:sz w:val="22"/>
          <w:lang w:bidi="ar"/>
        </w:rPr>
        <w:t>according to the manufacturer’s instructions. Briefly, cell suspensions were loaded onto a Chromium Controller to generate single-cell gel bead-in-emulsions (GEMs). Following reverse transcription and cDNA amplification, sequencing libraries were prepared by end repair, A-tailing, adaptor ligation, and PCR amplification. Final 5′</w:t>
      </w:r>
      <w:r>
        <w:rPr>
          <w:rFonts w:hint="eastAsia" w:cs="Times New Roman"/>
          <w:sz w:val="22"/>
          <w:lang w:bidi="ar"/>
        </w:rPr>
        <w:t xml:space="preserve"> </w:t>
      </w:r>
      <w:r>
        <w:rPr>
          <w:rFonts w:cs="Times New Roman"/>
          <w:sz w:val="22"/>
          <w:lang w:bidi="ar"/>
        </w:rPr>
        <w:t>libraries</w:t>
      </w:r>
      <w:r>
        <w:rPr>
          <w:rFonts w:hint="eastAsia" w:cs="Times New Roman"/>
          <w:sz w:val="22"/>
          <w:lang w:bidi="ar"/>
        </w:rPr>
        <w:t xml:space="preserve"> </w:t>
      </w:r>
      <w:r>
        <w:rPr>
          <w:rFonts w:cs="Times New Roman"/>
          <w:sz w:val="22"/>
          <w:lang w:bidi="ar"/>
        </w:rPr>
        <w:t>were sequenced on a NovaSeq X Plus Sequencing System (Illumina, San Diego, CA, USA). Raw scRNA-seq data have been deposited in the NCBI BioProject database under accession number PRJNA1259914.</w:t>
      </w:r>
    </w:p>
    <w:p w14:paraId="5B2A5E20">
      <w:pPr>
        <w:spacing w:line="360" w:lineRule="auto"/>
        <w:ind w:firstLine="0" w:firstLineChars="0"/>
        <w:rPr>
          <w:rFonts w:cs="Times New Roman"/>
          <w:sz w:val="22"/>
          <w:lang w:bidi="ar"/>
        </w:rPr>
      </w:pPr>
    </w:p>
    <w:p w14:paraId="2ED2F0C1">
      <w:pPr>
        <w:spacing w:line="360" w:lineRule="auto"/>
        <w:ind w:firstLine="0" w:firstLineChars="0"/>
        <w:outlineLvl w:val="2"/>
        <w:rPr>
          <w:rFonts w:cs="Times New Roman"/>
          <w:b/>
          <w:bCs/>
          <w:sz w:val="22"/>
          <w:lang w:bidi="ar"/>
        </w:rPr>
      </w:pPr>
      <w:r>
        <w:rPr>
          <w:rFonts w:hint="eastAsia" w:cs="Times New Roman"/>
          <w:b/>
          <w:bCs/>
          <w:sz w:val="22"/>
          <w:lang w:val="en-US" w:eastAsia="zh-CN" w:bidi="ar"/>
        </w:rPr>
        <w:t>s</w:t>
      </w:r>
      <w:r>
        <w:rPr>
          <w:rFonts w:cs="Times New Roman"/>
          <w:b/>
          <w:bCs/>
          <w:sz w:val="22"/>
          <w:lang w:bidi="ar"/>
        </w:rPr>
        <w:t>cRNA-seq preprocessing and transcriptomic analysis</w:t>
      </w:r>
    </w:p>
    <w:p w14:paraId="7D31631B">
      <w:pPr>
        <w:spacing w:line="360" w:lineRule="auto"/>
        <w:ind w:firstLine="0" w:firstLineChars="0"/>
        <w:rPr>
          <w:rFonts w:cs="Times New Roman"/>
          <w:sz w:val="22"/>
          <w:lang w:bidi="ar"/>
        </w:rPr>
      </w:pPr>
      <w:r>
        <w:rPr>
          <w:rFonts w:cs="Times New Roman"/>
          <w:sz w:val="22"/>
          <w:lang w:bidi="ar"/>
        </w:rPr>
        <w:t>Raw sequencing data were processed using Cell Ranger v3.1.0 (10</w:t>
      </w:r>
      <w:r>
        <w:rPr>
          <w:rFonts w:cs="Times New Roman"/>
          <w:kern w:val="0"/>
          <w:sz w:val="22"/>
          <w:lang w:bidi="ar"/>
        </w:rPr>
        <w:t>×</w:t>
      </w:r>
      <w:r>
        <w:rPr>
          <w:rFonts w:hint="eastAsia" w:cs="Times New Roman"/>
          <w:kern w:val="0"/>
          <w:sz w:val="22"/>
          <w:lang w:bidi="ar"/>
        </w:rPr>
        <w:t xml:space="preserve"> </w:t>
      </w:r>
      <w:r>
        <w:rPr>
          <w:rFonts w:cs="Times New Roman"/>
          <w:sz w:val="22"/>
          <w:lang w:bidi="ar"/>
        </w:rPr>
        <w:t>Genomics) for demultiplexing, alignment, and UMI counting. Cells with mitochondrial transcript content ≥</w:t>
      </w:r>
      <w:r>
        <w:rPr>
          <w:rFonts w:hint="eastAsia" w:cs="Times New Roman"/>
          <w:sz w:val="22"/>
          <w:lang w:bidi="ar"/>
        </w:rPr>
        <w:t xml:space="preserve"> </w:t>
      </w:r>
      <w:r>
        <w:rPr>
          <w:rFonts w:cs="Times New Roman"/>
          <w:sz w:val="22"/>
          <w:lang w:bidi="ar"/>
        </w:rPr>
        <w:t>20%, fewer than 250 detected genes, or fewer than 500 UMIs were excluded. Doublets were identified and removed using DoubletFinder v2.0.3. Downstream analyses were performed in Seurat v5.3.1</w:t>
      </w:r>
      <w:r>
        <w:rPr>
          <w:rFonts w:hint="eastAsia" w:cs="Times New Roman"/>
          <w:sz w:val="22"/>
          <w:lang w:bidi="ar"/>
        </w:rPr>
        <w:t xml:space="preserve"> [2]</w:t>
      </w:r>
      <w:r>
        <w:rPr>
          <w:rFonts w:cs="Times New Roman"/>
          <w:sz w:val="22"/>
          <w:lang w:bidi="ar"/>
        </w:rPr>
        <w:t>. Count matrices were normalized using LogNormalize, variable genes were identified using the vst method, and scaled expression matrices were generated for downstream analysis. Batch effects were corrected using Harmony based on the first 20 principal components. Clustering was performed on a shared nearest-neighbor graph using the Louvain algorithm (resolution = 0.2)</w:t>
      </w:r>
      <w:r>
        <w:rPr>
          <w:rFonts w:hint="eastAsia" w:cs="Times New Roman"/>
          <w:sz w:val="22"/>
          <w:lang w:bidi="ar"/>
        </w:rPr>
        <w:t xml:space="preserve"> [3]</w:t>
      </w:r>
      <w:r>
        <w:rPr>
          <w:rFonts w:cs="Times New Roman"/>
          <w:sz w:val="22"/>
          <w:lang w:bidi="ar"/>
        </w:rPr>
        <w:t>, and dimensionality reduction was visualized by t-SNE using the first 10 principal components. Cell identities were assigned using SingleR v2.4.1 with the Monaco Immune reference and were further refined based on canonical marker genes</w:t>
      </w:r>
      <w:r>
        <w:rPr>
          <w:rFonts w:hint="eastAsia" w:cs="Times New Roman"/>
          <w:sz w:val="22"/>
          <w:lang w:bidi="ar"/>
        </w:rPr>
        <w:t xml:space="preserve"> [4]</w:t>
      </w:r>
      <w:r>
        <w:rPr>
          <w:rFonts w:cs="Times New Roman"/>
          <w:sz w:val="22"/>
          <w:lang w:bidi="ar"/>
        </w:rPr>
        <w:t>. PBMCs were resolved into 20 immune subpopulations, including 8 T-cell subsets</w:t>
      </w:r>
      <w:r>
        <w:rPr>
          <w:rFonts w:cs="Times New Roman"/>
          <w:sz w:val="22"/>
        </w:rPr>
        <w:t xml:space="preserve"> (CD4, CD8-Eff-GNLY, CD8-eMem, CD8-Naïve, CD8-Pro, CD8-TcEtr, CD8-Tcm, γδT)</w:t>
      </w:r>
      <w:r>
        <w:rPr>
          <w:rFonts w:cs="Times New Roman"/>
          <w:sz w:val="22"/>
          <w:lang w:bidi="ar"/>
        </w:rPr>
        <w:t xml:space="preserve">, 7 myeloid-cell subsets </w:t>
      </w:r>
      <w:r>
        <w:rPr>
          <w:rFonts w:cs="Times New Roman"/>
          <w:sz w:val="22"/>
        </w:rPr>
        <w:t>(M-CD14, M-CD16, M-CSF3R, M-GZMA, M-LRMDA, M-mDC, M-pDC)</w:t>
      </w:r>
      <w:r>
        <w:rPr>
          <w:rFonts w:cs="Times New Roman"/>
          <w:sz w:val="22"/>
          <w:lang w:bidi="ar"/>
        </w:rPr>
        <w:t>, 4 B-cell subsets (B Memory, B Naïve, B Plasma, B Plasmablast), and NK cells. Subset reclustering analyses for lymphoid, myeloid, and B-cell compartments were performed using the same preprocessing framework.</w:t>
      </w:r>
      <w:r>
        <w:rPr>
          <w:rFonts w:hint="eastAsia" w:cs="Times New Roman"/>
          <w:sz w:val="22"/>
          <w:lang w:bidi="ar"/>
        </w:rPr>
        <w:t xml:space="preserve"> Marker genes are provided in Table S</w:t>
      </w:r>
      <w:del w:id="260" w:author="郭依嘉" w:date="2026-07-13T21:56:55Z">
        <w:r>
          <w:rPr>
            <w:rFonts w:hint="default" w:cs="Times New Roman"/>
            <w:sz w:val="22"/>
            <w:lang w:val="en-US" w:bidi="ar"/>
          </w:rPr>
          <w:delText>3</w:delText>
        </w:r>
      </w:del>
      <w:ins w:id="261" w:author="郭依嘉" w:date="2026-07-13T21:56:55Z">
        <w:r>
          <w:rPr>
            <w:rFonts w:hint="eastAsia" w:cs="Times New Roman"/>
            <w:sz w:val="22"/>
            <w:lang w:val="en-US" w:eastAsia="zh-CN" w:bidi="ar"/>
          </w:rPr>
          <w:t>4</w:t>
        </w:r>
      </w:ins>
      <w:r>
        <w:rPr>
          <w:rFonts w:hint="eastAsia" w:cs="Times New Roman"/>
          <w:sz w:val="22"/>
          <w:lang w:bidi="ar"/>
        </w:rPr>
        <w:t>.</w:t>
      </w:r>
    </w:p>
    <w:p w14:paraId="2D077C71">
      <w:pPr>
        <w:spacing w:line="360" w:lineRule="auto"/>
        <w:ind w:firstLine="0" w:firstLineChars="0"/>
        <w:rPr>
          <w:rFonts w:cs="Times New Roman"/>
          <w:sz w:val="22"/>
          <w:lang w:bidi="ar"/>
        </w:rPr>
      </w:pPr>
    </w:p>
    <w:p w14:paraId="2392432E">
      <w:pPr>
        <w:spacing w:line="360" w:lineRule="auto"/>
        <w:ind w:firstLine="0" w:firstLineChars="0"/>
        <w:outlineLvl w:val="2"/>
        <w:rPr>
          <w:rFonts w:cs="Times New Roman"/>
          <w:b/>
          <w:bCs/>
          <w:sz w:val="22"/>
          <w:lang w:bidi="ar"/>
        </w:rPr>
      </w:pPr>
      <w:r>
        <w:rPr>
          <w:rFonts w:cs="Times New Roman"/>
          <w:b/>
          <w:bCs/>
          <w:sz w:val="22"/>
          <w:lang w:bidi="ar"/>
        </w:rPr>
        <w:t>Differential expression and pathway enrichment analysis</w:t>
      </w:r>
    </w:p>
    <w:p w14:paraId="025A43B7">
      <w:pPr>
        <w:spacing w:line="360" w:lineRule="auto"/>
        <w:ind w:firstLine="0" w:firstLineChars="0"/>
        <w:rPr>
          <w:rFonts w:cs="Times New Roman"/>
          <w:sz w:val="22"/>
          <w:lang w:bidi="ar"/>
        </w:rPr>
      </w:pPr>
      <w:r>
        <w:rPr>
          <w:rFonts w:cs="Times New Roman"/>
          <w:sz w:val="22"/>
          <w:lang w:bidi="ar"/>
        </w:rPr>
        <w:t>Differentially expressed genes (DEGs) between patients and controls were identified using Seurat’s FindMarkers function with the Wilcoxon rank-sum test and Benjamini–Hochberg correction for multiple testing</w:t>
      </w:r>
      <w:r>
        <w:rPr>
          <w:rFonts w:hint="eastAsia" w:cs="Times New Roman"/>
          <w:sz w:val="22"/>
          <w:lang w:bidi="ar"/>
        </w:rPr>
        <w:t xml:space="preserve"> [5]</w:t>
      </w:r>
      <w:r>
        <w:rPr>
          <w:rFonts w:cs="Times New Roman"/>
          <w:sz w:val="22"/>
          <w:lang w:bidi="ar"/>
        </w:rPr>
        <w:t>. Gene set enrichment analysis (GSEA) was performed using clusterProfiler on ranked log</w:t>
      </w:r>
      <w:r>
        <w:rPr>
          <w:rFonts w:cs="Times New Roman"/>
          <w:sz w:val="22"/>
          <w:vertAlign w:val="subscript"/>
          <w:lang w:bidi="ar"/>
          <w:rPrChange w:id="262" w:author="龙" w:date="2026-07-13T16:51:02Z">
            <w:rPr>
              <w:rFonts w:cs="Times New Roman"/>
              <w:sz w:val="22"/>
              <w:lang w:bidi="ar"/>
            </w:rPr>
          </w:rPrChange>
        </w:rPr>
        <w:t>2</w:t>
      </w:r>
      <w:r>
        <w:rPr>
          <w:rFonts w:cs="Times New Roman"/>
          <w:sz w:val="22"/>
          <w:lang w:bidi="ar"/>
        </w:rPr>
        <w:t xml:space="preserve"> fold-change lists for each immune subset. Both Gene Ontology Biological Process and KEGG pathway gene sets were tested, with minGSSize = 10, maxGSSize = 500, and a false discovery rate (FDR) threshold of &lt;</w:t>
      </w:r>
      <w:r>
        <w:rPr>
          <w:rFonts w:hint="eastAsia" w:cs="Times New Roman"/>
          <w:sz w:val="22"/>
          <w:lang w:bidi="ar"/>
        </w:rPr>
        <w:t xml:space="preserve"> </w:t>
      </w:r>
      <w:r>
        <w:rPr>
          <w:rFonts w:cs="Times New Roman"/>
          <w:sz w:val="22"/>
          <w:lang w:bidi="ar"/>
        </w:rPr>
        <w:t>0.05 for significance.</w:t>
      </w:r>
      <w:r>
        <w:rPr>
          <w:rFonts w:hint="eastAsia" w:cs="Times New Roman"/>
          <w:sz w:val="22"/>
          <w:lang w:bidi="ar"/>
        </w:rPr>
        <w:t xml:space="preserve"> A complete list of DEGs (FDR &lt; 0.05 and |log</w:t>
      </w:r>
      <w:r>
        <w:rPr>
          <w:rFonts w:hint="eastAsia" w:cs="Times New Roman"/>
          <w:sz w:val="22"/>
          <w:vertAlign w:val="subscript"/>
          <w:lang w:bidi="ar"/>
          <w:rPrChange w:id="263" w:author="龙" w:date="2026-07-13T16:51:09Z">
            <w:rPr>
              <w:rFonts w:hint="eastAsia" w:cs="Times New Roman"/>
              <w:sz w:val="22"/>
              <w:lang w:bidi="ar"/>
            </w:rPr>
          </w:rPrChange>
        </w:rPr>
        <w:t>2</w:t>
      </w:r>
      <w:r>
        <w:rPr>
          <w:rFonts w:hint="eastAsia" w:cs="Times New Roman"/>
          <w:sz w:val="22"/>
          <w:lang w:bidi="ar"/>
        </w:rPr>
        <w:t>FC| &gt; 0.25)</w:t>
      </w:r>
      <w:r>
        <w:rPr>
          <w:rFonts w:cs="Times New Roman"/>
          <w:sz w:val="22"/>
          <w:lang w:bidi="ar"/>
        </w:rPr>
        <w:t xml:space="preserve"> </w:t>
      </w:r>
      <w:r>
        <w:rPr>
          <w:rFonts w:hint="eastAsia" w:cs="Times New Roman"/>
          <w:sz w:val="22"/>
          <w:lang w:bidi="ar"/>
        </w:rPr>
        <w:t xml:space="preserve">is provided in </w:t>
      </w:r>
      <w:r>
        <w:rPr>
          <w:rFonts w:cs="Times New Roman"/>
          <w:sz w:val="22"/>
          <w:lang w:bidi="ar"/>
        </w:rPr>
        <w:t>GitHub repository: https://github.com/guoy8269-lgtm/ScRNA-Seq-Profiling-Acute-Phase-Immune-in-Human-Scrub-Typhus</w:t>
      </w:r>
      <w:r>
        <w:rPr>
          <w:rFonts w:hint="eastAsia" w:cs="Times New Roman"/>
          <w:sz w:val="22"/>
          <w:lang w:bidi="ar"/>
        </w:rPr>
        <w:t xml:space="preserve"> [6,7].</w:t>
      </w:r>
    </w:p>
    <w:p w14:paraId="6A8CFE69">
      <w:pPr>
        <w:spacing w:line="360" w:lineRule="auto"/>
        <w:ind w:firstLine="0" w:firstLineChars="0"/>
        <w:rPr>
          <w:rFonts w:cs="Times New Roman"/>
          <w:sz w:val="22"/>
          <w:lang w:bidi="ar"/>
        </w:rPr>
      </w:pPr>
    </w:p>
    <w:p w14:paraId="72586A1C">
      <w:pPr>
        <w:spacing w:line="360" w:lineRule="auto"/>
        <w:ind w:firstLine="0" w:firstLineChars="0"/>
        <w:outlineLvl w:val="2"/>
        <w:rPr>
          <w:rFonts w:cs="Times New Roman"/>
          <w:b/>
          <w:bCs/>
          <w:sz w:val="22"/>
          <w:lang w:bidi="ar"/>
        </w:rPr>
      </w:pPr>
      <w:r>
        <w:rPr>
          <w:rFonts w:hint="eastAsia" w:cs="Times New Roman"/>
          <w:b/>
          <w:bCs/>
          <w:sz w:val="22"/>
          <w:lang w:bidi="ar"/>
        </w:rPr>
        <w:t>Transcription-factor regulation, developmental trajectory analysis and cell communication analysis</w:t>
      </w:r>
    </w:p>
    <w:p w14:paraId="1FE8757A">
      <w:pPr>
        <w:spacing w:line="360" w:lineRule="auto"/>
        <w:ind w:firstLine="0" w:firstLineChars="0"/>
        <w:rPr>
          <w:rFonts w:cs="Times New Roman"/>
          <w:sz w:val="22"/>
          <w:lang w:bidi="ar"/>
        </w:rPr>
      </w:pPr>
      <w:r>
        <w:rPr>
          <w:rFonts w:hint="eastAsia" w:cs="Times New Roman"/>
          <w:sz w:val="22"/>
          <w:lang w:bidi="ar"/>
        </w:rPr>
        <w:t xml:space="preserve">Transcription factor (TF) regulatory activity was inferred using pySCENIC (v0.12.1) for each subcluster identified from the </w:t>
      </w:r>
      <w:r>
        <w:rPr>
          <w:rFonts w:cs="Times New Roman"/>
          <w:sz w:val="22"/>
          <w:lang w:bidi="ar"/>
        </w:rPr>
        <w:t>s</w:t>
      </w:r>
      <w:r>
        <w:rPr>
          <w:rFonts w:hint="eastAsia" w:cs="Times New Roman"/>
          <w:sz w:val="22"/>
          <w:lang w:bidi="ar"/>
        </w:rPr>
        <w:t>cRNA-seq data. Motif</w:t>
      </w:r>
      <w:r>
        <w:rPr>
          <w:rFonts w:hint="eastAsia" w:cs="Times New Roman"/>
          <w:sz w:val="22"/>
          <w:lang w:val="en-US" w:eastAsia="zh-CN" w:bidi="ar"/>
        </w:rPr>
        <w:t>-</w:t>
      </w:r>
      <w:r>
        <w:rPr>
          <w:rFonts w:hint="eastAsia" w:cs="Times New Roman"/>
          <w:sz w:val="22"/>
          <w:lang w:bidi="ar"/>
        </w:rPr>
        <w:t>ranking databases required for RcisTarget were downloaded from the cisTarget database [8]. GENIE3 was used to infer co-expression-based TF-target modules within each cell type. Candidate regulons were then refined by motif</w:t>
      </w:r>
      <w:r>
        <w:rPr>
          <w:rFonts w:hint="eastAsia" w:cs="Times New Roman"/>
          <w:sz w:val="22"/>
          <w:lang w:val="en-US" w:eastAsia="zh-CN" w:bidi="ar"/>
        </w:rPr>
        <w:t xml:space="preserve"> </w:t>
      </w:r>
      <w:r>
        <w:rPr>
          <w:rFonts w:hint="eastAsia" w:cs="Times New Roman"/>
          <w:sz w:val="22"/>
          <w:lang w:bidi="ar"/>
        </w:rPr>
        <w:t>enrichment analysis, and regulon activity in individual cells was quantified using AUCell to estimate TF activity.</w:t>
      </w:r>
    </w:p>
    <w:p w14:paraId="52C383BC">
      <w:pPr>
        <w:spacing w:line="360" w:lineRule="auto"/>
        <w:ind w:firstLine="440" w:firstLineChars="200"/>
        <w:rPr>
          <w:rFonts w:cs="Times New Roman"/>
          <w:sz w:val="22"/>
          <w:lang w:bidi="ar"/>
        </w:rPr>
        <w:pPrChange w:id="264" w:author="龙" w:date="2026-07-13T16:47:14Z">
          <w:pPr>
            <w:spacing w:line="360" w:lineRule="auto"/>
            <w:ind w:firstLine="220" w:firstLineChars="100"/>
          </w:pPr>
        </w:pPrChange>
      </w:pPr>
      <w:r>
        <w:rPr>
          <w:rFonts w:hint="eastAsia" w:cs="Times New Roman"/>
          <w:sz w:val="22"/>
          <w:lang w:bidi="ar"/>
        </w:rPr>
        <w:t>Monocle</w:t>
      </w:r>
      <w:r>
        <w:rPr>
          <w:rFonts w:hint="eastAsia" w:cs="Times New Roman"/>
          <w:sz w:val="22"/>
          <w:lang w:val="en-US" w:eastAsia="zh-CN" w:bidi="ar"/>
        </w:rPr>
        <w:t>2</w:t>
      </w:r>
      <w:r>
        <w:rPr>
          <w:rFonts w:hint="eastAsia" w:cs="Times New Roman"/>
          <w:sz w:val="22"/>
          <w:lang w:bidi="ar"/>
        </w:rPr>
        <w:t xml:space="preserve"> (v2.30.1) was used to infer pseudotime ordering of major immune-cell populations. Differentially expressed genes among cell clusters were selected as ordering genes for DDRTree-based dimensionality reduction and cell ordering. Pseudotime values and inferred transcriptional trajectories were generated using the default parameters of Monocle2 [9]. Pseudotime analysis provides a computational ordering of transcriptional states and does not establish longitudinal cell-state transitions.</w:t>
      </w:r>
    </w:p>
    <w:p w14:paraId="6D14F81E">
      <w:pPr>
        <w:spacing w:line="360" w:lineRule="auto"/>
        <w:ind w:firstLine="440" w:firstLineChars="200"/>
        <w:rPr>
          <w:rFonts w:hint="eastAsia" w:cs="Times New Roman"/>
          <w:sz w:val="22"/>
          <w:lang w:bidi="ar"/>
        </w:rPr>
        <w:pPrChange w:id="265" w:author="龙" w:date="2026-07-13T16:47:18Z">
          <w:pPr>
            <w:spacing w:line="360" w:lineRule="auto"/>
            <w:ind w:firstLine="220" w:firstLineChars="100"/>
          </w:pPr>
        </w:pPrChange>
      </w:pPr>
      <w:r>
        <w:rPr>
          <w:rFonts w:hint="eastAsia" w:cs="Times New Roman"/>
          <w:sz w:val="22"/>
          <w:lang w:bidi="ar"/>
        </w:rPr>
        <w:t>Potential intercellular communication among immune-cell populations was inferred using CellChat (v1.6.1) based on curated ligand</w:t>
      </w:r>
      <w:r>
        <w:rPr>
          <w:rFonts w:cs="Times New Roman"/>
          <w:sz w:val="22"/>
        </w:rPr>
        <w:t>–</w:t>
      </w:r>
      <w:r>
        <w:rPr>
          <w:rFonts w:hint="eastAsia" w:cs="Times New Roman"/>
          <w:sz w:val="22"/>
          <w:lang w:bidi="ar"/>
        </w:rPr>
        <w:t>receptor interactions [10]. Cells from all participants within the same group were merged into a single group-level CellChat object, and inferred communication networks were compared between patients with acute scrub typhus and healthy controls. Communication probabilities and the statistical significance of ligand</w:t>
      </w:r>
      <w:r>
        <w:rPr>
          <w:rFonts w:cs="Times New Roman"/>
          <w:sz w:val="22"/>
        </w:rPr>
        <w:t>–</w:t>
      </w:r>
      <w:r>
        <w:rPr>
          <w:rFonts w:hint="eastAsia" w:cs="Times New Roman"/>
          <w:sz w:val="22"/>
          <w:lang w:bidi="ar"/>
        </w:rPr>
        <w:t xml:space="preserve">receptor interactions were estimated using the default one-sided permutation test with 100 permutations. Cell populations containing fewer than 10 cells were excluded from the analysis, and interactions with permutation-test </w:t>
      </w:r>
      <w:r>
        <w:rPr>
          <w:rFonts w:hint="eastAsia" w:cs="Times New Roman"/>
          <w:i/>
          <w:iCs/>
          <w:sz w:val="22"/>
          <w:lang w:val="en-US" w:eastAsia="zh-CN" w:bidi="ar"/>
        </w:rPr>
        <w:t>p</w:t>
      </w:r>
      <w:r>
        <w:rPr>
          <w:rFonts w:hint="eastAsia" w:cs="Times New Roman"/>
          <w:sz w:val="22"/>
          <w:lang w:bidi="ar"/>
        </w:rPr>
        <w:t xml:space="preserve"> values &lt; 0.05 were considered statistically significant. </w:t>
      </w:r>
    </w:p>
    <w:p w14:paraId="6AD2D4C1">
      <w:pPr>
        <w:spacing w:line="360" w:lineRule="auto"/>
        <w:ind w:firstLine="440" w:firstLineChars="200"/>
        <w:rPr>
          <w:rFonts w:hint="eastAsia" w:cs="Times New Roman"/>
          <w:sz w:val="22"/>
          <w:lang w:bidi="ar"/>
        </w:rPr>
        <w:pPrChange w:id="266" w:author="龙" w:date="2026-07-13T16:47:19Z">
          <w:pPr>
            <w:spacing w:line="360" w:lineRule="auto"/>
            <w:ind w:firstLine="220" w:firstLineChars="100"/>
          </w:pPr>
        </w:pPrChange>
      </w:pPr>
      <w:r>
        <w:rPr>
          <w:rFonts w:hint="eastAsia" w:cs="Times New Roman"/>
          <w:sz w:val="22"/>
          <w:lang w:bidi="ar"/>
        </w:rPr>
        <w:t xml:space="preserve">Differences in inferred interactions between groups were visualized using CellChat functions, including netVisual_bubble, based on the estimated communication probabilities, probability differences, and unadjusted permutation-test </w:t>
      </w:r>
      <w:r>
        <w:rPr>
          <w:rFonts w:hint="eastAsia" w:cs="Times New Roman"/>
          <w:i/>
          <w:iCs/>
          <w:sz w:val="22"/>
          <w:lang w:val="en-US" w:eastAsia="zh-CN" w:bidi="ar"/>
        </w:rPr>
        <w:t>p</w:t>
      </w:r>
      <w:r>
        <w:rPr>
          <w:rFonts w:hint="eastAsia" w:cs="Times New Roman"/>
          <w:sz w:val="22"/>
          <w:lang w:bidi="ar"/>
        </w:rPr>
        <w:t xml:space="preserve"> values. Accordingly, these analyses were considered exploratory and hypothesis-generating, and the inferred interactions should not be interpreted as direct evidence of biologically active intercellular signaling.</w:t>
      </w:r>
    </w:p>
    <w:p w14:paraId="6DB0B393">
      <w:pPr>
        <w:spacing w:line="360" w:lineRule="auto"/>
        <w:ind w:firstLine="0" w:firstLineChars="0"/>
        <w:rPr>
          <w:rFonts w:cs="Times New Roman"/>
          <w:sz w:val="22"/>
          <w:lang w:bidi="ar"/>
        </w:rPr>
      </w:pPr>
    </w:p>
    <w:p w14:paraId="645C69EC">
      <w:pPr>
        <w:spacing w:line="360" w:lineRule="auto"/>
        <w:ind w:firstLine="0" w:firstLineChars="0"/>
        <w:outlineLvl w:val="2"/>
        <w:rPr>
          <w:rFonts w:cs="Times New Roman"/>
          <w:b/>
          <w:bCs/>
          <w:sz w:val="22"/>
          <w:lang w:bidi="ar"/>
        </w:rPr>
      </w:pPr>
      <w:r>
        <w:rPr>
          <w:rFonts w:cs="Times New Roman"/>
          <w:b/>
          <w:bCs/>
          <w:sz w:val="22"/>
          <w:lang w:bidi="ar"/>
        </w:rPr>
        <w:t>T-cell receptor and B-cell receptor repertoire analysis</w:t>
      </w:r>
    </w:p>
    <w:p w14:paraId="3451E238">
      <w:pPr>
        <w:spacing w:line="360" w:lineRule="auto"/>
        <w:ind w:firstLine="0" w:firstLineChars="0"/>
        <w:rPr>
          <w:rFonts w:hint="eastAsia" w:cs="Times New Roman"/>
          <w:sz w:val="22"/>
          <w:lang w:bidi="ar"/>
        </w:rPr>
      </w:pPr>
      <w:r>
        <w:rPr>
          <w:rFonts w:cs="Times New Roman"/>
          <w:sz w:val="22"/>
          <w:lang w:bidi="ar"/>
        </w:rPr>
        <w:t>Single-cell 5' V(D)J sequencing was performed and sequenced</w:t>
      </w:r>
      <w:r>
        <w:rPr>
          <w:rFonts w:hint="eastAsia" w:cs="Times New Roman"/>
          <w:sz w:val="22"/>
          <w:lang w:bidi="ar"/>
        </w:rPr>
        <w:t xml:space="preserve"> using the same workflow described above</w:t>
      </w:r>
      <w:r>
        <w:rPr>
          <w:rFonts w:cs="Times New Roman"/>
          <w:sz w:val="22"/>
          <w:lang w:bidi="ar"/>
        </w:rPr>
        <w:t xml:space="preserve">. </w:t>
      </w:r>
      <w:r>
        <w:rPr>
          <w:rFonts w:hint="eastAsia" w:cs="Times New Roman"/>
          <w:sz w:val="22"/>
          <w:lang w:bidi="ar"/>
        </w:rPr>
        <w:t>Gene-expression and V(D)J libraries were generated from the same 5</w:t>
      </w:r>
      <w:r>
        <w:rPr>
          <w:rFonts w:hint="default" w:ascii="Times New Roman" w:hAnsi="Times New Roman" w:cs="Times New Roman"/>
          <w:sz w:val="22"/>
          <w:lang w:bidi="ar"/>
        </w:rPr>
        <w:t>’</w:t>
      </w:r>
      <w:r>
        <w:rPr>
          <w:rFonts w:hint="eastAsia" w:cs="Times New Roman"/>
          <w:sz w:val="22"/>
          <w:lang w:bidi="ar"/>
        </w:rPr>
        <w:t xml:space="preserve"> GEM emulsions, enabling cell-barcode-level integration of clonotype and transcriptomic information.</w:t>
      </w:r>
      <w:r>
        <w:rPr>
          <w:rFonts w:hint="eastAsia" w:cs="Times New Roman"/>
          <w:sz w:val="22"/>
          <w:lang w:val="en-US" w:eastAsia="zh-CN" w:bidi="ar"/>
        </w:rPr>
        <w:t xml:space="preserve"> </w:t>
      </w:r>
      <w:r>
        <w:rPr>
          <w:rFonts w:cs="Times New Roman"/>
          <w:sz w:val="22"/>
          <w:lang w:bidi="ar"/>
        </w:rPr>
        <w:t>Clonotype information was imported into scRepertoire and integrated with the single-cell transcriptome object. Clones were classified into five size categories (Single, Small, Medium, Large, and Hyperexpanded) based on CDR3 abundance, and their absolute numbers and proportions were visualized across cell subsets, patient groups, and disease states.</w:t>
      </w:r>
      <w:r>
        <w:rPr>
          <w:rFonts w:hint="eastAsia" w:cs="Times New Roman"/>
          <w:sz w:val="22"/>
          <w:lang w:bidi="ar"/>
        </w:rPr>
        <w:t xml:space="preserve"> </w:t>
      </w:r>
    </w:p>
    <w:p w14:paraId="0F12ED68">
      <w:pPr>
        <w:spacing w:line="360" w:lineRule="auto"/>
        <w:ind w:firstLine="440" w:firstLineChars="200"/>
        <w:rPr>
          <w:rFonts w:hint="eastAsia" w:eastAsia="宋体" w:cs="Times New Roman"/>
          <w:sz w:val="22"/>
          <w:lang w:val="en-US" w:eastAsia="zh-CN" w:bidi="ar"/>
        </w:rPr>
        <w:pPrChange w:id="267" w:author="龙" w:date="2026-07-13T16:47:21Z">
          <w:pPr>
            <w:spacing w:line="360" w:lineRule="auto"/>
            <w:ind w:firstLine="220" w:firstLineChars="100"/>
          </w:pPr>
        </w:pPrChange>
      </w:pPr>
      <w:r>
        <w:rPr>
          <w:rFonts w:hint="eastAsia" w:cs="Times New Roman"/>
          <w:sz w:val="22"/>
          <w:lang w:bidi="ar"/>
        </w:rPr>
        <w:t>Activation, cytotoxicity, and exhaustion signature scores were calculated for individual cells using the AddModuleScore function in Seurat. Individual cells were used for visualization but were not treated as independent biological replicates.</w:t>
      </w:r>
      <w:r>
        <w:rPr>
          <w:rFonts w:hint="eastAsia" w:cs="Times New Roman"/>
          <w:sz w:val="22"/>
          <w:lang w:val="en-US" w:eastAsia="zh-CN" w:bidi="ar"/>
        </w:rPr>
        <w:t xml:space="preserve"> </w:t>
      </w:r>
      <w:r>
        <w:rPr>
          <w:rFonts w:hint="eastAsia" w:cs="Times New Roman"/>
          <w:sz w:val="22"/>
          <w:lang w:bidi="ar"/>
        </w:rPr>
        <w:t>The cytotoxicity and exhaustion signatures each contained six genes and were derived from the gene sets reported by Jia et al. [</w:t>
      </w:r>
      <w:r>
        <w:rPr>
          <w:rFonts w:hint="eastAsia" w:cs="Times New Roman"/>
          <w:sz w:val="22"/>
          <w:lang w:val="en-US" w:eastAsia="zh-CN" w:bidi="ar"/>
        </w:rPr>
        <w:t>11</w:t>
      </w:r>
      <w:r>
        <w:rPr>
          <w:rFonts w:hint="eastAsia" w:cs="Times New Roman"/>
          <w:sz w:val="22"/>
          <w:lang w:bidi="ar"/>
        </w:rPr>
        <w:t>]. The activation signature contained 25 genes and was derived from the gene set reported by Xu et al</w:t>
      </w:r>
      <w:r>
        <w:rPr>
          <w:rFonts w:hint="eastAsia" w:cs="Times New Roman"/>
          <w:sz w:val="22"/>
          <w:lang w:val="en-US" w:eastAsia="zh-CN" w:bidi="ar"/>
        </w:rPr>
        <w:t xml:space="preserve">. </w:t>
      </w:r>
      <w:r>
        <w:rPr>
          <w:rFonts w:hint="eastAsia" w:cs="Times New Roman"/>
          <w:sz w:val="22"/>
          <w:lang w:bidi="ar"/>
        </w:rPr>
        <w:t>[</w:t>
      </w:r>
      <w:r>
        <w:rPr>
          <w:rFonts w:hint="eastAsia" w:cs="Times New Roman"/>
          <w:sz w:val="22"/>
          <w:lang w:val="en-US" w:eastAsia="zh-CN" w:bidi="ar"/>
        </w:rPr>
        <w:t>12</w:t>
      </w:r>
      <w:r>
        <w:rPr>
          <w:rFonts w:hint="eastAsia" w:cs="Times New Roman"/>
          <w:sz w:val="22"/>
          <w:lang w:bidi="ar"/>
        </w:rPr>
        <w:t>]. These signature scores were integrated with clonotype information to evaluate functional transcriptional states across clonotype-size categories</w:t>
      </w:r>
      <w:r>
        <w:rPr>
          <w:rFonts w:hint="eastAsia" w:cs="Times New Roman"/>
          <w:sz w:val="22"/>
          <w:highlight w:val="none"/>
          <w:lang w:bidi="ar"/>
        </w:rPr>
        <w:t>.</w:t>
      </w:r>
      <w:r>
        <w:rPr>
          <w:rFonts w:hint="eastAsia" w:cs="Times New Roman"/>
          <w:sz w:val="22"/>
          <w:highlight w:val="none"/>
          <w:lang w:val="en-US" w:eastAsia="zh-CN" w:bidi="ar"/>
        </w:rPr>
        <w:t xml:space="preserve"> </w:t>
      </w:r>
      <w:r>
        <w:rPr>
          <w:rFonts w:hint="eastAsia" w:cs="Times New Roman"/>
          <w:sz w:val="22"/>
          <w:highlight w:val="none"/>
          <w:lang w:bidi="ar"/>
        </w:rPr>
        <w:t>For statistical comparisons among the Small</w:t>
      </w:r>
      <w:r>
        <w:rPr>
          <w:rFonts w:hint="eastAsia" w:cs="Times New Roman"/>
          <w:sz w:val="22"/>
          <w:highlight w:val="none"/>
          <w:lang w:val="en-US" w:eastAsia="zh-CN" w:bidi="ar"/>
        </w:rPr>
        <w:t xml:space="preserve"> (</w:t>
      </w:r>
      <w:r>
        <w:rPr>
          <w:rFonts w:hint="eastAsia" w:cs="Times New Roman"/>
          <w:sz w:val="22"/>
          <w:highlight w:val="none"/>
          <w:lang w:eastAsia="zh-CN" w:bidi="ar"/>
        </w:rPr>
        <w:t>0</w:t>
      </w:r>
      <w:r>
        <w:rPr>
          <w:rFonts w:hint="eastAsia" w:cs="Times New Roman"/>
          <w:sz w:val="22"/>
          <w:highlight w:val="none"/>
          <w:lang w:val="en-US" w:eastAsia="zh-CN" w:bidi="ar"/>
        </w:rPr>
        <w:t>.0001</w:t>
      </w:r>
      <w:r>
        <w:rPr>
          <w:rFonts w:hint="eastAsia" w:cs="Times New Roman"/>
          <w:sz w:val="22"/>
          <w:highlight w:val="none"/>
          <w:lang w:eastAsia="zh-CN" w:bidi="ar"/>
        </w:rPr>
        <w:t xml:space="preserve"> </w:t>
      </w:r>
      <w:r>
        <w:rPr>
          <w:rFonts w:hint="eastAsia" w:cs="Times New Roman"/>
          <w:sz w:val="22"/>
          <w:highlight w:val="none"/>
          <w:lang w:bidi="ar"/>
        </w:rPr>
        <w:t>&lt;</w:t>
      </w:r>
      <w:r>
        <w:rPr>
          <w:rFonts w:hint="eastAsia" w:cs="Times New Roman"/>
          <w:sz w:val="22"/>
          <w:highlight w:val="none"/>
          <w:lang w:eastAsia="zh-CN" w:bidi="ar"/>
        </w:rPr>
        <w:t xml:space="preserve"> </w:t>
      </w:r>
      <m:oMath>
        <m:r>
          <m:rPr>
            <m:nor/>
          </m:rPr>
          <w:rPr>
            <w:rFonts w:hint="default" w:ascii="Times New Roman" w:hAnsi="Times New Roman" w:eastAsia="宋体" w:cs="Times New Roman"/>
            <w:i/>
            <w:sz w:val="22"/>
          </w:rPr>
          <m:t>x</m:t>
        </m:r>
      </m:oMath>
      <w:r>
        <w:rPr>
          <w:rFonts w:hint="eastAsia" w:cs="Times New Roman"/>
          <w:sz w:val="22"/>
          <w:highlight w:val="none"/>
          <w:lang w:eastAsia="zh-CN" w:bidi="ar"/>
        </w:rPr>
        <w:t xml:space="preserve"> </w:t>
      </w:r>
      <w:r>
        <w:rPr>
          <w:rFonts w:hint="default" w:cs="Times New Roman"/>
          <w:sz w:val="22"/>
          <w:highlight w:val="none"/>
          <w:lang w:bidi="ar"/>
        </w:rPr>
        <w:t>≤</w:t>
      </w:r>
      <w:r>
        <w:rPr>
          <w:rFonts w:hint="default" w:ascii="Times New Roman" w:hAnsi="Times New Roman" w:cs="Times New Roman"/>
          <w:sz w:val="22"/>
          <w:highlight w:val="none"/>
          <w:lang w:eastAsia="zh-CN" w:bidi="ar"/>
        </w:rPr>
        <w:t xml:space="preserve"> </w:t>
      </w:r>
      <w:r>
        <w:rPr>
          <w:rFonts w:hint="default" w:cs="Times New Roman"/>
          <w:sz w:val="22"/>
          <w:highlight w:val="none"/>
          <w:lang w:bidi="ar"/>
        </w:rPr>
        <w:t>0.001</w:t>
      </w:r>
      <w:r>
        <w:rPr>
          <w:rFonts w:hint="eastAsia" w:cs="Times New Roman"/>
          <w:sz w:val="22"/>
          <w:highlight w:val="none"/>
          <w:lang w:val="en-US" w:eastAsia="zh-CN" w:bidi="ar"/>
        </w:rPr>
        <w:t>)</w:t>
      </w:r>
      <w:r>
        <w:rPr>
          <w:rFonts w:hint="eastAsia" w:cs="Times New Roman"/>
          <w:sz w:val="22"/>
          <w:highlight w:val="none"/>
          <w:lang w:bidi="ar"/>
        </w:rPr>
        <w:t>, Medium</w:t>
      </w:r>
      <w:r>
        <w:rPr>
          <w:rFonts w:hint="eastAsia" w:cs="Times New Roman"/>
          <w:sz w:val="22"/>
          <w:highlight w:val="none"/>
          <w:lang w:val="en-US" w:eastAsia="zh-CN" w:bidi="ar"/>
        </w:rPr>
        <w:t xml:space="preserve"> (</w:t>
      </w:r>
      <w:r>
        <w:rPr>
          <w:rFonts w:hint="eastAsia" w:cs="Times New Roman"/>
          <w:sz w:val="22"/>
          <w:highlight w:val="none"/>
          <w:lang w:bidi="ar"/>
        </w:rPr>
        <w:t xml:space="preserve">0.001 &lt; </w:t>
      </w:r>
      <m:oMath>
        <m:r>
          <m:rPr>
            <m:nor/>
          </m:rPr>
          <w:rPr>
            <w:rFonts w:hint="default" w:ascii="Times New Roman" w:hAnsi="Times New Roman" w:eastAsia="宋体" w:cs="Times New Roman"/>
            <w:i/>
            <w:sz w:val="22"/>
          </w:rPr>
          <m:t>x</m:t>
        </m:r>
      </m:oMath>
      <w:r>
        <w:rPr>
          <w:rFonts w:hint="eastAsia" w:cs="Times New Roman"/>
          <w:sz w:val="22"/>
          <w:highlight w:val="none"/>
          <w:lang w:bidi="ar"/>
        </w:rPr>
        <w:t xml:space="preserve"> </w:t>
      </w:r>
      <w:r>
        <w:rPr>
          <w:rFonts w:hint="default" w:cs="Times New Roman"/>
          <w:sz w:val="22"/>
          <w:highlight w:val="none"/>
          <w:lang w:bidi="ar"/>
        </w:rPr>
        <w:t>≤</w:t>
      </w:r>
      <w:r>
        <w:rPr>
          <w:rFonts w:hint="default" w:ascii="Times New Roman" w:hAnsi="Times New Roman" w:cs="Times New Roman"/>
          <w:sz w:val="22"/>
          <w:highlight w:val="none"/>
          <w:lang w:val="en-US" w:eastAsia="zh-CN" w:bidi="ar"/>
        </w:rPr>
        <w:t xml:space="preserve"> </w:t>
      </w:r>
      <w:r>
        <w:rPr>
          <w:rFonts w:hint="eastAsia" w:cs="Times New Roman"/>
          <w:sz w:val="22"/>
          <w:highlight w:val="none"/>
          <w:lang w:bidi="ar"/>
        </w:rPr>
        <w:t>0.01</w:t>
      </w:r>
      <w:r>
        <w:rPr>
          <w:rFonts w:hint="eastAsia" w:cs="Times New Roman"/>
          <w:sz w:val="22"/>
          <w:highlight w:val="none"/>
          <w:lang w:val="en-US" w:eastAsia="zh-CN" w:bidi="ar"/>
        </w:rPr>
        <w:t>)</w:t>
      </w:r>
      <w:r>
        <w:rPr>
          <w:rFonts w:hint="eastAsia" w:cs="Times New Roman"/>
          <w:sz w:val="22"/>
          <w:highlight w:val="none"/>
          <w:lang w:bidi="ar"/>
        </w:rPr>
        <w:t>, and Large</w:t>
      </w:r>
      <w:r>
        <w:rPr>
          <w:rFonts w:hint="eastAsia" w:cs="Times New Roman"/>
          <w:sz w:val="22"/>
          <w:highlight w:val="none"/>
          <w:lang w:val="en-US" w:eastAsia="zh-CN" w:bidi="ar"/>
        </w:rPr>
        <w:t xml:space="preserve"> (</w:t>
      </w:r>
      <w:r>
        <w:rPr>
          <w:rFonts w:hint="eastAsia" w:cs="Times New Roman"/>
          <w:sz w:val="22"/>
          <w:highlight w:val="none"/>
          <w:lang w:bidi="ar"/>
        </w:rPr>
        <w:t xml:space="preserve">0.01 &lt; </w:t>
      </w:r>
      <m:oMath>
        <m:r>
          <m:rPr>
            <m:nor/>
          </m:rPr>
          <w:rPr>
            <w:rFonts w:hint="default" w:ascii="Times New Roman" w:hAnsi="Times New Roman" w:eastAsia="宋体" w:cs="Times New Roman"/>
            <w:i/>
            <w:sz w:val="22"/>
          </w:rPr>
          <m:t>x</m:t>
        </m:r>
      </m:oMath>
      <w:r>
        <w:rPr>
          <w:rFonts w:hint="eastAsia" w:cs="Times New Roman"/>
          <w:sz w:val="22"/>
          <w:highlight w:val="none"/>
          <w:lang w:bidi="ar"/>
        </w:rPr>
        <w:t xml:space="preserve"> </w:t>
      </w:r>
      <w:r>
        <w:rPr>
          <w:rFonts w:hint="default" w:cs="Times New Roman"/>
          <w:sz w:val="22"/>
          <w:highlight w:val="none"/>
          <w:lang w:bidi="ar"/>
        </w:rPr>
        <w:t>≤</w:t>
      </w:r>
      <w:r>
        <w:rPr>
          <w:rFonts w:hint="default" w:ascii="Times New Roman" w:hAnsi="Times New Roman" w:cs="Times New Roman"/>
          <w:sz w:val="22"/>
          <w:highlight w:val="none"/>
          <w:lang w:eastAsia="zh-CN" w:bidi="ar"/>
        </w:rPr>
        <w:t xml:space="preserve"> </w:t>
      </w:r>
      <w:r>
        <w:rPr>
          <w:rFonts w:hint="eastAsia" w:cs="Times New Roman"/>
          <w:sz w:val="22"/>
          <w:highlight w:val="none"/>
          <w:lang w:bidi="ar"/>
        </w:rPr>
        <w:t>0.1</w:t>
      </w:r>
      <w:r>
        <w:rPr>
          <w:rFonts w:hint="eastAsia" w:cs="Times New Roman"/>
          <w:sz w:val="22"/>
          <w:highlight w:val="none"/>
          <w:lang w:val="en-US" w:eastAsia="zh-CN" w:bidi="ar"/>
        </w:rPr>
        <w:t>)</w:t>
      </w:r>
      <w:r>
        <w:rPr>
          <w:rFonts w:hint="eastAsia" w:cs="Times New Roman"/>
          <w:sz w:val="22"/>
          <w:highlight w:val="none"/>
          <w:lang w:bidi="ar"/>
        </w:rPr>
        <w:t xml:space="preserve"> clonotype-size categories</w:t>
      </w:r>
      <w:r>
        <w:rPr>
          <w:rFonts w:hint="eastAsia" w:cs="Times New Roman"/>
          <w:sz w:val="22"/>
          <w:highlight w:val="none"/>
          <w:lang w:val="en-US" w:eastAsia="zh-CN" w:bidi="ar"/>
        </w:rPr>
        <w:t xml:space="preserve"> (Figure 2H)</w:t>
      </w:r>
      <w:r>
        <w:rPr>
          <w:rFonts w:hint="eastAsia" w:cs="Times New Roman"/>
          <w:sz w:val="22"/>
          <w:highlight w:val="none"/>
          <w:lang w:bidi="ar"/>
        </w:rPr>
        <w:t>, scores were aggregated by participant and clonotype-size category, and the mean score for each participant</w:t>
      </w:r>
      <w:r>
        <w:rPr>
          <w:rFonts w:hint="eastAsia" w:cs="Times New Roman"/>
          <w:sz w:val="22"/>
          <w:highlight w:val="none"/>
          <w:lang w:eastAsia="zh-CN"/>
        </w:rPr>
        <w:t>-</w:t>
      </w:r>
      <w:r>
        <w:rPr>
          <w:rFonts w:hint="eastAsia" w:cs="Times New Roman"/>
          <w:sz w:val="22"/>
          <w:highlight w:val="none"/>
          <w:lang w:bidi="ar"/>
        </w:rPr>
        <w:t xml:space="preserve">category combination was used as the statistical observation. </w:t>
      </w:r>
      <w:r>
        <w:rPr>
          <w:rFonts w:hint="eastAsia" w:cs="Times New Roman"/>
          <w:sz w:val="22"/>
          <w:lang w:bidi="ar"/>
        </w:rPr>
        <w:t>Overall differences among the three clonotype-size categories were assessed using the Kruskal</w:t>
      </w:r>
      <w:r>
        <w:rPr>
          <w:rFonts w:cs="Times New Roman"/>
          <w:sz w:val="22"/>
        </w:rPr>
        <w:t>–</w:t>
      </w:r>
      <w:r>
        <w:rPr>
          <w:rFonts w:hint="eastAsia" w:cs="Times New Roman"/>
          <w:sz w:val="22"/>
          <w:lang w:bidi="ar"/>
        </w:rPr>
        <w:t>Wallis test, followed by post hoc pairwise comparisons using the Wilcoxon rank-sum test.</w:t>
      </w:r>
    </w:p>
    <w:p w14:paraId="3D64632C">
      <w:pPr>
        <w:spacing w:line="360" w:lineRule="auto"/>
        <w:ind w:firstLine="0" w:firstLineChars="0"/>
        <w:rPr>
          <w:rFonts w:cs="Times New Roman"/>
          <w:sz w:val="22"/>
          <w:lang w:bidi="ar"/>
        </w:rPr>
      </w:pPr>
    </w:p>
    <w:p w14:paraId="215CC0B9">
      <w:pPr>
        <w:spacing w:line="360" w:lineRule="auto"/>
        <w:ind w:firstLine="0" w:firstLineChars="0"/>
        <w:outlineLvl w:val="2"/>
        <w:rPr>
          <w:rFonts w:cs="Times New Roman"/>
          <w:b/>
          <w:bCs/>
          <w:sz w:val="22"/>
          <w:lang w:bidi="ar"/>
        </w:rPr>
      </w:pPr>
      <w:r>
        <w:rPr>
          <w:rFonts w:cs="Times New Roman"/>
          <w:b/>
          <w:bCs/>
          <w:sz w:val="22"/>
          <w:lang w:bidi="ar"/>
        </w:rPr>
        <w:t>Flow cytometric immunophenotyping</w:t>
      </w:r>
    </w:p>
    <w:p w14:paraId="7062F6CD">
      <w:pPr>
        <w:spacing w:line="360" w:lineRule="auto"/>
        <w:ind w:firstLine="0" w:firstLineChars="0"/>
        <w:rPr>
          <w:rFonts w:cs="Times New Roman"/>
          <w:sz w:val="22"/>
          <w:lang w:bidi="ar"/>
        </w:rPr>
      </w:pPr>
      <w:r>
        <w:rPr>
          <w:rFonts w:cs="Times New Roman"/>
          <w:sz w:val="22"/>
          <w:lang w:bidi="ar"/>
        </w:rPr>
        <w:t>Cryopreserved PBMCs (1 × 10</w:t>
      </w:r>
      <w:r>
        <w:rPr>
          <w:rFonts w:cs="Times New Roman"/>
          <w:sz w:val="22"/>
          <w:vertAlign w:val="superscript"/>
          <w:lang w:bidi="ar"/>
        </w:rPr>
        <w:t>5</w:t>
      </w:r>
      <w:r>
        <w:rPr>
          <w:rFonts w:cs="Times New Roman"/>
          <w:sz w:val="22"/>
          <w:lang w:bidi="ar"/>
        </w:rPr>
        <w:t xml:space="preserve"> to 6 × 10</w:t>
      </w:r>
      <w:r>
        <w:rPr>
          <w:rFonts w:cs="Times New Roman"/>
          <w:sz w:val="22"/>
          <w:vertAlign w:val="superscript"/>
          <w:lang w:bidi="ar"/>
        </w:rPr>
        <w:t>5</w:t>
      </w:r>
      <w:r>
        <w:rPr>
          <w:rFonts w:cs="Times New Roman"/>
          <w:sz w:val="22"/>
          <w:lang w:bidi="ar"/>
        </w:rPr>
        <w:t xml:space="preserve"> cells) were thawed and cultured in RPMI-1640</w:t>
      </w:r>
      <w:r>
        <w:rPr>
          <w:rFonts w:hint="eastAsia" w:cs="Times New Roman"/>
          <w:sz w:val="22"/>
          <w:lang w:bidi="ar"/>
        </w:rPr>
        <w:t xml:space="preserve"> (</w:t>
      </w:r>
      <w:r>
        <w:rPr>
          <w:rFonts w:cs="Times New Roman"/>
          <w:sz w:val="22"/>
          <w:lang w:bidi="ar"/>
        </w:rPr>
        <w:t>Gibco, Thermo Fisher Scientific, Waltham, MA, USA</w:t>
      </w:r>
      <w:r>
        <w:rPr>
          <w:rFonts w:hint="eastAsia" w:cs="Times New Roman"/>
          <w:sz w:val="22"/>
          <w:lang w:bidi="ar"/>
        </w:rPr>
        <w:t>)</w:t>
      </w:r>
      <w:r>
        <w:rPr>
          <w:rFonts w:cs="Times New Roman"/>
          <w:sz w:val="22"/>
          <w:lang w:bidi="ar"/>
        </w:rPr>
        <w:t xml:space="preserve"> supplemented with 10% serum </w:t>
      </w:r>
      <w:r>
        <w:rPr>
          <w:rFonts w:hint="eastAsia" w:cs="Times New Roman"/>
          <w:sz w:val="22"/>
          <w:lang w:bidi="ar"/>
        </w:rPr>
        <w:t xml:space="preserve">(Gibco, Thermo Fisher Scientific, Waltham, MA, USA) </w:t>
      </w:r>
      <w:r>
        <w:rPr>
          <w:rFonts w:cs="Times New Roman"/>
          <w:sz w:val="22"/>
          <w:lang w:bidi="ar"/>
        </w:rPr>
        <w:t>at 37°C for flow cytometric phenotyping. Cells were stained with Zombie Aqua for viability discrimination and then incubated with fluorochrome-conjugated surface antibodies. Data were acquired on a 5-laser Cytek Aurora instrument</w:t>
      </w:r>
      <w:r>
        <w:rPr>
          <w:rFonts w:hint="eastAsia" w:cs="Times New Roman"/>
          <w:sz w:val="22"/>
          <w:lang w:bidi="ar"/>
        </w:rPr>
        <w:t xml:space="preserve"> (</w:t>
      </w:r>
      <w:r>
        <w:rPr>
          <w:rFonts w:cs="Times New Roman"/>
          <w:sz w:val="22"/>
          <w:lang w:bidi="ar"/>
        </w:rPr>
        <w:t>Cytek Biosciences, Fremont, CA, USA</w:t>
      </w:r>
      <w:r>
        <w:rPr>
          <w:rFonts w:hint="eastAsia" w:cs="Times New Roman"/>
          <w:sz w:val="22"/>
          <w:lang w:bidi="ar"/>
        </w:rPr>
        <w:t>)</w:t>
      </w:r>
      <w:r>
        <w:rPr>
          <w:rFonts w:cs="Times New Roman"/>
          <w:sz w:val="22"/>
          <w:lang w:bidi="ar"/>
        </w:rPr>
        <w:t>. Antibody panels are listed in Supplementary Table S</w:t>
      </w:r>
      <w:r>
        <w:rPr>
          <w:rFonts w:hint="eastAsia" w:cs="Times New Roman"/>
          <w:sz w:val="22"/>
          <w:lang w:bidi="ar"/>
        </w:rPr>
        <w:t>1</w:t>
      </w:r>
      <w:r>
        <w:rPr>
          <w:rFonts w:cs="Times New Roman"/>
          <w:sz w:val="22"/>
          <w:lang w:bidi="ar"/>
        </w:rPr>
        <w:t xml:space="preserve">. </w:t>
      </w:r>
      <w:r>
        <w:rPr>
          <w:rFonts w:cs="Times New Roman"/>
          <w:sz w:val="22"/>
        </w:rPr>
        <w:t>Spectral</w:t>
      </w:r>
      <w:r>
        <w:rPr>
          <w:rFonts w:cs="Times New Roman"/>
          <w:sz w:val="22"/>
          <w:lang w:bidi="ar"/>
        </w:rPr>
        <w:t xml:space="preserve"> flow cytometry data were analyzed in FlowJo v10</w:t>
      </w:r>
      <w:r>
        <w:rPr>
          <w:rFonts w:hint="eastAsia" w:cs="Times New Roman"/>
          <w:sz w:val="22"/>
          <w:lang w:bidi="ar"/>
        </w:rPr>
        <w:t>.8.1</w:t>
      </w:r>
      <w:r>
        <w:rPr>
          <w:rFonts w:cs="Times New Roman"/>
          <w:sz w:val="22"/>
          <w:lang w:bidi="ar"/>
        </w:rPr>
        <w:t>, and marker co-expression within predefined immune subsets was quantified in GraphPad Prism</w:t>
      </w:r>
      <w:r>
        <w:rPr>
          <w:rFonts w:hint="eastAsia" w:cs="Times New Roman"/>
          <w:sz w:val="22"/>
          <w:lang w:bidi="ar"/>
        </w:rPr>
        <w:t xml:space="preserve"> v10.4.2 using</w:t>
      </w:r>
      <w:r>
        <w:rPr>
          <w:rFonts w:cs="Times New Roman"/>
          <w:sz w:val="22"/>
          <w:lang w:bidi="ar"/>
        </w:rPr>
        <w:t xml:space="preserve"> unpaired</w:t>
      </w:r>
      <w:r>
        <w:rPr>
          <w:rFonts w:hint="eastAsia" w:cs="Times New Roman"/>
          <w:sz w:val="22"/>
          <w:lang w:bidi="ar"/>
        </w:rPr>
        <w:t xml:space="preserve"> </w:t>
      </w:r>
      <w:r>
        <w:rPr>
          <w:rFonts w:cs="Times New Roman"/>
          <w:sz w:val="22"/>
          <w:lang w:bidi="ar"/>
        </w:rPr>
        <w:t>Mann</w:t>
      </w:r>
      <w:r>
        <w:rPr>
          <w:rFonts w:cs="Times New Roman"/>
          <w:sz w:val="22"/>
        </w:rPr>
        <w:t>–</w:t>
      </w:r>
      <w:r>
        <w:rPr>
          <w:rFonts w:cs="Times New Roman"/>
          <w:sz w:val="22"/>
          <w:lang w:bidi="ar"/>
        </w:rPr>
        <w:t>Whitney U test.</w:t>
      </w:r>
      <w:r>
        <w:rPr>
          <w:rFonts w:cs="Times New Roman"/>
          <w:sz w:val="22"/>
        </w:rPr>
        <w:t xml:space="preserve"> </w:t>
      </w:r>
      <w:r>
        <w:rPr>
          <w:rFonts w:cs="Times New Roman"/>
          <w:sz w:val="22"/>
          <w:lang w:bidi="ar"/>
        </w:rPr>
        <w:t xml:space="preserve">Panel-specific gating strategies </w:t>
      </w:r>
      <w:r>
        <w:rPr>
          <w:rFonts w:hint="eastAsia" w:cs="Times New Roman"/>
          <w:sz w:val="22"/>
          <w:lang w:bidi="ar"/>
        </w:rPr>
        <w:t>are listed in Table S</w:t>
      </w:r>
      <w:del w:id="268" w:author="郭依嘉" w:date="2026-07-13T21:57:09Z">
        <w:r>
          <w:rPr>
            <w:rFonts w:hint="default" w:cs="Times New Roman"/>
            <w:sz w:val="22"/>
            <w:lang w:val="en-US" w:bidi="ar"/>
          </w:rPr>
          <w:delText>1B</w:delText>
        </w:r>
      </w:del>
      <w:ins w:id="269" w:author="郭依嘉" w:date="2026-07-13T21:57:09Z">
        <w:r>
          <w:rPr>
            <w:rFonts w:hint="eastAsia" w:cs="Times New Roman"/>
            <w:sz w:val="22"/>
            <w:lang w:val="en-US" w:eastAsia="zh-CN" w:bidi="ar"/>
          </w:rPr>
          <w:t>2</w:t>
        </w:r>
      </w:ins>
      <w:r>
        <w:rPr>
          <w:rFonts w:cs="Times New Roman"/>
          <w:sz w:val="22"/>
          <w:lang w:bidi="ar"/>
        </w:rPr>
        <w:t>.</w:t>
      </w:r>
    </w:p>
    <w:p w14:paraId="235F0E1B">
      <w:pPr>
        <w:spacing w:line="360" w:lineRule="auto"/>
        <w:ind w:firstLine="0" w:firstLineChars="0"/>
        <w:rPr>
          <w:rFonts w:cs="Times New Roman"/>
          <w:sz w:val="22"/>
          <w:lang w:bidi="ar"/>
        </w:rPr>
      </w:pPr>
    </w:p>
    <w:p w14:paraId="5B8A53D4">
      <w:pPr>
        <w:spacing w:line="360" w:lineRule="auto"/>
        <w:ind w:firstLine="0" w:firstLineChars="0"/>
        <w:outlineLvl w:val="2"/>
        <w:rPr>
          <w:rFonts w:cs="Times New Roman"/>
          <w:b/>
          <w:bCs/>
          <w:sz w:val="22"/>
          <w:lang w:bidi="ar"/>
        </w:rPr>
      </w:pPr>
      <w:r>
        <w:rPr>
          <w:rFonts w:cs="Times New Roman"/>
          <w:b/>
          <w:bCs/>
          <w:sz w:val="22"/>
          <w:lang w:bidi="ar"/>
        </w:rPr>
        <w:t>Flow cytometric cytokine and intracellular marker analysis</w:t>
      </w:r>
    </w:p>
    <w:p w14:paraId="4AD43538">
      <w:pPr>
        <w:spacing w:line="360" w:lineRule="auto"/>
        <w:ind w:firstLine="0" w:firstLineChars="0"/>
        <w:rPr>
          <w:rFonts w:hint="eastAsia" w:cs="Times New Roman"/>
          <w:sz w:val="22"/>
          <w:lang w:bidi="ar"/>
        </w:rPr>
      </w:pPr>
      <w:r>
        <w:rPr>
          <w:rFonts w:cs="Times New Roman"/>
          <w:sz w:val="22"/>
          <w:lang w:bidi="ar"/>
        </w:rPr>
        <w:t>For intracellular cytokine and functional-marker analysis, PBMC samples prepared as described above were processed using the corresponding antibody panels listed in Supplementary Table S</w:t>
      </w:r>
      <w:r>
        <w:rPr>
          <w:rFonts w:hint="eastAsia" w:cs="Times New Roman"/>
          <w:sz w:val="22"/>
          <w:lang w:bidi="ar"/>
        </w:rPr>
        <w:t>1</w:t>
      </w:r>
      <w:ins w:id="270" w:author="郭依嘉" w:date="2026-07-13T21:57:26Z">
        <w:r>
          <w:rPr>
            <w:rFonts w:hint="eastAsia" w:cs="Times New Roman"/>
            <w:sz w:val="22"/>
            <w:lang w:val="en-US" w:eastAsia="zh-CN" w:bidi="ar"/>
          </w:rPr>
          <w:t xml:space="preserve">, </w:t>
        </w:r>
      </w:ins>
      <w:ins w:id="271" w:author="郭依嘉" w:date="2026-07-13T21:57:28Z">
        <w:r>
          <w:rPr>
            <w:rFonts w:hint="eastAsia" w:cs="Times New Roman"/>
            <w:sz w:val="22"/>
            <w:lang w:val="en-US" w:eastAsia="zh-CN" w:bidi="ar"/>
          </w:rPr>
          <w:t>S2</w:t>
        </w:r>
      </w:ins>
      <w:r>
        <w:rPr>
          <w:rFonts w:cs="Times New Roman"/>
          <w:sz w:val="22"/>
          <w:lang w:bidi="ar"/>
        </w:rPr>
        <w:t>. Raw FCS files were quality-controlled using FlowAI and downsampled prior to dimensionality-reduction analysis. t-SNE visualization and downstream quantification were performed after standard preprocessing. Statistical comparisons of cell proportions and marker expression were conducted in GraphPad Prism</w:t>
      </w:r>
      <w:r>
        <w:rPr>
          <w:rFonts w:hint="eastAsia" w:cs="Times New Roman"/>
          <w:sz w:val="22"/>
          <w:lang w:bidi="ar"/>
        </w:rPr>
        <w:t xml:space="preserve"> v10.4.2 using</w:t>
      </w:r>
      <w:r>
        <w:rPr>
          <w:rFonts w:cs="Times New Roman"/>
          <w:sz w:val="22"/>
          <w:lang w:bidi="ar"/>
        </w:rPr>
        <w:t xml:space="preserve"> </w:t>
      </w:r>
      <w:r>
        <w:rPr>
          <w:rFonts w:hint="eastAsia" w:cs="Times New Roman"/>
          <w:sz w:val="22"/>
          <w:lang w:bidi="ar"/>
        </w:rPr>
        <w:t xml:space="preserve">the </w:t>
      </w:r>
      <w:r>
        <w:rPr>
          <w:rFonts w:cs="Times New Roman"/>
          <w:sz w:val="22"/>
          <w:lang w:bidi="ar"/>
        </w:rPr>
        <w:t>unpaired</w:t>
      </w:r>
      <w:r>
        <w:rPr>
          <w:rFonts w:hint="eastAsia" w:cs="Times New Roman"/>
          <w:sz w:val="22"/>
          <w:lang w:bidi="ar"/>
        </w:rPr>
        <w:t xml:space="preserve"> </w:t>
      </w:r>
      <w:r>
        <w:rPr>
          <w:rFonts w:cs="Times New Roman"/>
          <w:sz w:val="22"/>
          <w:lang w:bidi="ar"/>
        </w:rPr>
        <w:t>Mann–Whitney U test.</w:t>
      </w:r>
      <w:r>
        <w:rPr>
          <w:rFonts w:hint="eastAsia" w:cs="Times New Roman"/>
          <w:sz w:val="22"/>
          <w:lang w:val="en-US" w:eastAsia="zh-CN" w:bidi="ar"/>
        </w:rPr>
        <w:t xml:space="preserve"> For Figure 2E,</w:t>
      </w:r>
      <w:ins w:id="272" w:author="龙" w:date="2026-07-13T16:48:48Z">
        <w:r>
          <w:rPr>
            <w:rFonts w:hint="eastAsia" w:cs="Times New Roman"/>
            <w:sz w:val="22"/>
            <w:lang w:val="en-US" w:eastAsia="zh-CN" w:bidi="ar"/>
          </w:rPr>
          <w:t xml:space="preserve"> </w:t>
        </w:r>
      </w:ins>
      <w:r>
        <w:rPr>
          <w:rFonts w:hint="eastAsia" w:cs="Times New Roman"/>
          <w:sz w:val="22"/>
          <w:lang w:val="en-US" w:eastAsia="zh-CN" w:bidi="ar"/>
        </w:rPr>
        <w:t>I,</w:t>
      </w:r>
      <w:ins w:id="273" w:author="龙" w:date="2026-07-13T16:48:49Z">
        <w:r>
          <w:rPr>
            <w:rFonts w:hint="eastAsia" w:cs="Times New Roman"/>
            <w:sz w:val="22"/>
            <w:lang w:val="en-US" w:eastAsia="zh-CN" w:bidi="ar"/>
          </w:rPr>
          <w:t xml:space="preserve"> </w:t>
        </w:r>
      </w:ins>
      <w:r>
        <w:rPr>
          <w:rFonts w:hint="eastAsia" w:cs="Times New Roman"/>
          <w:sz w:val="22"/>
          <w:lang w:val="en-US" w:eastAsia="zh-CN" w:bidi="ar"/>
        </w:rPr>
        <w:t>M</w:t>
      </w:r>
      <w:ins w:id="274" w:author="龙" w:date="2026-07-13T16:48:56Z">
        <w:r>
          <w:rPr>
            <w:rFonts w:hint="eastAsia" w:cs="Times New Roman"/>
            <w:sz w:val="22"/>
            <w:lang w:val="en-US" w:eastAsia="zh-CN" w:bidi="ar"/>
          </w:rPr>
          <w:t xml:space="preserve">, </w:t>
        </w:r>
      </w:ins>
      <w:del w:id="275" w:author="龙" w:date="2026-07-13T16:48:52Z">
        <w:r>
          <w:rPr>
            <w:rFonts w:hint="eastAsia" w:cs="Times New Roman"/>
            <w:sz w:val="22"/>
            <w:lang w:val="en-US" w:eastAsia="zh-CN" w:bidi="ar"/>
          </w:rPr>
          <w:delText xml:space="preserve"> and Figure </w:delText>
        </w:r>
      </w:del>
      <w:r>
        <w:rPr>
          <w:rFonts w:hint="eastAsia" w:cs="Times New Roman"/>
          <w:sz w:val="22"/>
          <w:lang w:val="en-US" w:eastAsia="zh-CN" w:bidi="ar"/>
        </w:rPr>
        <w:t xml:space="preserve">S5D, statistical significance is indicated as *: adjusted </w:t>
      </w:r>
      <w:r>
        <w:rPr>
          <w:rFonts w:hint="eastAsia" w:cs="Times New Roman"/>
          <w:i/>
          <w:iCs/>
          <w:sz w:val="22"/>
          <w:lang w:val="en-US" w:eastAsia="zh-CN" w:bidi="ar"/>
        </w:rPr>
        <w:t>p</w:t>
      </w:r>
      <w:r>
        <w:rPr>
          <w:rFonts w:hint="eastAsia" w:cs="Times New Roman"/>
          <w:sz w:val="22"/>
          <w:lang w:val="en-US" w:eastAsia="zh-CN" w:bidi="ar"/>
        </w:rPr>
        <w:t xml:space="preserve"> &lt; 0.05,</w:t>
      </w:r>
      <w:bookmarkStart w:id="4" w:name="_GoBack"/>
      <w:bookmarkEnd w:id="4"/>
      <w:r>
        <w:rPr>
          <w:rFonts w:hint="eastAsia" w:cs="Times New Roman"/>
          <w:sz w:val="22"/>
          <w:lang w:val="en-US" w:eastAsia="zh-CN" w:bidi="ar"/>
        </w:rPr>
        <w:t xml:space="preserve"> **: adjusted </w:t>
      </w:r>
      <w:r>
        <w:rPr>
          <w:rFonts w:hint="eastAsia" w:cs="Times New Roman"/>
          <w:i/>
          <w:iCs/>
          <w:sz w:val="22"/>
          <w:lang w:val="en-US" w:eastAsia="zh-CN" w:bidi="ar"/>
        </w:rPr>
        <w:t>p</w:t>
      </w:r>
      <w:r>
        <w:rPr>
          <w:rFonts w:hint="eastAsia" w:cs="Times New Roman"/>
          <w:sz w:val="22"/>
          <w:lang w:val="en-US" w:eastAsia="zh-CN" w:bidi="ar"/>
        </w:rPr>
        <w:t xml:space="preserve"> &lt; 0.01, and ***: adjusted </w:t>
      </w:r>
      <w:r>
        <w:rPr>
          <w:rFonts w:hint="eastAsia" w:cs="Times New Roman"/>
          <w:i/>
          <w:iCs/>
          <w:sz w:val="22"/>
          <w:lang w:val="en-US" w:eastAsia="zh-CN" w:bidi="ar"/>
        </w:rPr>
        <w:t>p</w:t>
      </w:r>
      <w:r>
        <w:rPr>
          <w:rFonts w:hint="eastAsia" w:cs="Times New Roman"/>
          <w:sz w:val="22"/>
          <w:lang w:val="en-US" w:eastAsia="zh-CN" w:bidi="ar"/>
        </w:rPr>
        <w:t xml:space="preserve"> &lt; 0.001. The raw </w:t>
      </w:r>
      <w:r>
        <w:rPr>
          <w:rFonts w:hint="eastAsia" w:cs="Times New Roman"/>
          <w:i/>
          <w:iCs/>
          <w:sz w:val="22"/>
          <w:lang w:val="en-US" w:eastAsia="zh-CN" w:bidi="ar"/>
        </w:rPr>
        <w:t>p</w:t>
      </w:r>
      <w:r>
        <w:rPr>
          <w:rFonts w:hint="eastAsia" w:cs="Times New Roman"/>
          <w:sz w:val="22"/>
          <w:lang w:val="en-US" w:eastAsia="zh-CN" w:bidi="ar"/>
        </w:rPr>
        <w:t xml:space="preserve"> values obtained from two-sided unpaired Mann</w:t>
      </w:r>
      <w:r>
        <w:rPr>
          <w:rFonts w:cs="Times New Roman"/>
          <w:sz w:val="22"/>
          <w:lang w:bidi="ar"/>
        </w:rPr>
        <w:t>–</w:t>
      </w:r>
      <w:r>
        <w:rPr>
          <w:rFonts w:hint="eastAsia" w:cs="Times New Roman"/>
          <w:sz w:val="22"/>
          <w:lang w:val="en-US" w:eastAsia="zh-CN" w:bidi="ar"/>
        </w:rPr>
        <w:t>Whitney U tests were adjusted using the Benjamini</w:t>
      </w:r>
      <w:r>
        <w:rPr>
          <w:rFonts w:cs="Times New Roman"/>
          <w:sz w:val="22"/>
          <w:lang w:bidi="ar"/>
        </w:rPr>
        <w:t>–</w:t>
      </w:r>
      <w:r>
        <w:rPr>
          <w:rFonts w:hint="eastAsia" w:cs="Times New Roman"/>
          <w:sz w:val="22"/>
          <w:lang w:val="en-US" w:eastAsia="zh-CN" w:bidi="ar"/>
        </w:rPr>
        <w:t>Hochberg procedure to control the false discovery rate.</w:t>
      </w:r>
    </w:p>
    <w:p w14:paraId="6EE5A431">
      <w:pPr>
        <w:spacing w:line="360" w:lineRule="auto"/>
        <w:ind w:firstLine="0" w:firstLineChars="0"/>
        <w:rPr>
          <w:rFonts w:hint="eastAsia" w:cs="Times New Roman"/>
          <w:sz w:val="22"/>
          <w:lang w:bidi="ar"/>
        </w:rPr>
      </w:pPr>
    </w:p>
    <w:p w14:paraId="6B613583">
      <w:pPr>
        <w:spacing w:line="360" w:lineRule="auto"/>
        <w:ind w:firstLine="0" w:firstLineChars="0"/>
        <w:outlineLvl w:val="2"/>
        <w:rPr>
          <w:rFonts w:cs="Times New Roman"/>
          <w:b/>
          <w:bCs/>
          <w:sz w:val="22"/>
          <w:lang w:bidi="ar"/>
        </w:rPr>
      </w:pPr>
      <w:r>
        <w:rPr>
          <w:rFonts w:cs="Times New Roman"/>
          <w:b/>
          <w:bCs/>
          <w:sz w:val="22"/>
          <w:lang w:bidi="ar"/>
        </w:rPr>
        <w:t xml:space="preserve">Quantification of </w:t>
      </w:r>
      <w:r>
        <w:rPr>
          <w:rFonts w:cs="Times New Roman"/>
          <w:b/>
          <w:bCs/>
          <w:i/>
          <w:iCs/>
          <w:sz w:val="22"/>
          <w:lang w:bidi="ar"/>
        </w:rPr>
        <w:t>O. tsutsugamushi</w:t>
      </w:r>
      <w:r>
        <w:rPr>
          <w:rFonts w:cs="Times New Roman"/>
          <w:b/>
          <w:bCs/>
          <w:sz w:val="22"/>
          <w:lang w:bidi="ar"/>
        </w:rPr>
        <w:t xml:space="preserve"> load and genotyping</w:t>
      </w:r>
    </w:p>
    <w:p w14:paraId="1D731B8C">
      <w:pPr>
        <w:spacing w:line="360" w:lineRule="auto"/>
        <w:ind w:firstLine="0" w:firstLineChars="0"/>
        <w:rPr>
          <w:rFonts w:cs="Times New Roman"/>
          <w:sz w:val="22"/>
          <w:lang w:bidi="ar"/>
        </w:rPr>
      </w:pPr>
      <w:r>
        <w:rPr>
          <w:rFonts w:cs="Times New Roman"/>
          <w:sz w:val="22"/>
          <w:lang w:bidi="ar"/>
        </w:rPr>
        <w:t xml:space="preserve">To quantify bacterial burden, total genomic DNA was extracted from 200 μL of whole blood using the QIAamp DNA Mini Kit (Qiagen, Germany). Quantitative PCR targeting the </w:t>
      </w:r>
      <w:r>
        <w:rPr>
          <w:rFonts w:cs="Times New Roman"/>
          <w:i/>
          <w:iCs/>
          <w:sz w:val="22"/>
          <w:lang w:bidi="ar"/>
        </w:rPr>
        <w:t>tsa56</w:t>
      </w:r>
      <w:r>
        <w:rPr>
          <w:rFonts w:cs="Times New Roman"/>
          <w:sz w:val="22"/>
          <w:lang w:bidi="ar"/>
        </w:rPr>
        <w:t xml:space="preserve"> gene was performed using TB Green Premix Ex Taq II (Takara, Japan) on a CFX96 Real-Time PCR System. The primer sequences were 5'</w:t>
      </w:r>
      <w:r>
        <w:rPr>
          <w:rFonts w:cs="Times New Roman"/>
          <w:sz w:val="22"/>
        </w:rPr>
        <w:t>–</w:t>
      </w:r>
      <w:r>
        <w:rPr>
          <w:rFonts w:cs="Times New Roman"/>
          <w:sz w:val="22"/>
          <w:lang w:bidi="ar"/>
        </w:rPr>
        <w:t>GGCCAAGTTAAACTCTATGCTGA</w:t>
      </w:r>
      <w:r>
        <w:rPr>
          <w:rFonts w:cs="Times New Roman"/>
          <w:sz w:val="22"/>
        </w:rPr>
        <w:t>–</w:t>
      </w:r>
      <w:r>
        <w:rPr>
          <w:rFonts w:cs="Times New Roman"/>
          <w:sz w:val="22"/>
          <w:lang w:bidi="ar"/>
        </w:rPr>
        <w:t>3' (forward) and 5'</w:t>
      </w:r>
      <w:r>
        <w:rPr>
          <w:rFonts w:cs="Times New Roman"/>
          <w:sz w:val="22"/>
        </w:rPr>
        <w:t>–</w:t>
      </w:r>
      <w:r>
        <w:rPr>
          <w:rFonts w:cs="Times New Roman"/>
          <w:sz w:val="22"/>
          <w:lang w:bidi="ar"/>
        </w:rPr>
        <w:t>CATTAATTGCTACACCAAGTGC</w:t>
      </w:r>
      <w:r>
        <w:rPr>
          <w:rFonts w:cs="Times New Roman"/>
          <w:sz w:val="22"/>
        </w:rPr>
        <w:t>–</w:t>
      </w:r>
      <w:r>
        <w:rPr>
          <w:rFonts w:cs="Times New Roman"/>
          <w:sz w:val="22"/>
          <w:lang w:bidi="ar"/>
        </w:rPr>
        <w:t>3' (reverse), generating an amplicon of approximately 163 bp. Cycling conditions were 95°C for 30 s, followed by 40 cycles of 95°C for 5 s and 60°C for 30 s, with melt-curve analysis performed at the end of amplification. Bacterial copy number was calculated using a plasmid standard curve ranging from 10</w:t>
      </w:r>
      <w:r>
        <w:rPr>
          <w:rFonts w:cs="Times New Roman"/>
          <w:sz w:val="22"/>
          <w:vertAlign w:val="superscript"/>
          <w:lang w:bidi="ar"/>
        </w:rPr>
        <w:t>1</w:t>
      </w:r>
      <w:r>
        <w:rPr>
          <w:rFonts w:cs="Times New Roman"/>
          <w:sz w:val="22"/>
          <w:lang w:bidi="ar"/>
        </w:rPr>
        <w:t xml:space="preserve"> to 10</w:t>
      </w:r>
      <w:r>
        <w:rPr>
          <w:rFonts w:cs="Times New Roman"/>
          <w:sz w:val="22"/>
          <w:vertAlign w:val="superscript"/>
          <w:lang w:bidi="ar"/>
        </w:rPr>
        <w:t>8</w:t>
      </w:r>
      <w:r>
        <w:rPr>
          <w:rFonts w:cs="Times New Roman"/>
          <w:sz w:val="22"/>
          <w:lang w:bidi="ar"/>
        </w:rPr>
        <w:t xml:space="preserve"> copies per reaction.</w:t>
      </w:r>
    </w:p>
    <w:p w14:paraId="50C0A393">
      <w:pPr>
        <w:spacing w:line="360" w:lineRule="auto"/>
        <w:ind w:firstLine="440" w:firstLineChars="200"/>
        <w:rPr>
          <w:rFonts w:cs="Times New Roman"/>
          <w:sz w:val="22"/>
          <w:lang w:bidi="ar"/>
        </w:rPr>
        <w:pPrChange w:id="276" w:author="龙" w:date="2026-07-13T16:47:29Z">
          <w:pPr>
            <w:spacing w:line="360" w:lineRule="auto"/>
            <w:ind w:firstLine="220" w:firstLineChars="100"/>
          </w:pPr>
        </w:pPrChange>
      </w:pPr>
      <w:r>
        <w:rPr>
          <w:rFonts w:cs="Times New Roman"/>
          <w:sz w:val="22"/>
          <w:lang w:bidi="ar"/>
        </w:rPr>
        <w:t xml:space="preserve">For genotyping, nested PCR targeting </w:t>
      </w:r>
      <w:r>
        <w:rPr>
          <w:rFonts w:cs="Times New Roman"/>
          <w:i/>
          <w:iCs/>
          <w:sz w:val="22"/>
          <w:lang w:bidi="ar"/>
        </w:rPr>
        <w:t>tsa56</w:t>
      </w:r>
      <w:r>
        <w:rPr>
          <w:rFonts w:cs="Times New Roman"/>
          <w:sz w:val="22"/>
          <w:lang w:bidi="ar"/>
        </w:rPr>
        <w:t xml:space="preserve"> was performed as previously described, generating a 483-bp amplicon. Positive amplicons were subjected to bidirectional Sanger sequencing on an ABI 3730xl DNA Analyzer (Sangon Biotech, Shanghai, China). Sequence alignment was performed using ClustalW in MEGA-X v11.0.11. Pairwise sequence identities were calculated using MegAlign (DNASTAR), and phylogenetic trees were inferred using the maximum-likelihood method with the best-fit nucleotide substitution model implemented in MEGA-X. Node support was assessed using 1,000 bootstrap replicates (Figure S1D).</w:t>
      </w:r>
      <w:r>
        <w:rPr>
          <w:rFonts w:hint="eastAsia" w:cs="Times New Roman"/>
          <w:sz w:val="22"/>
          <w:lang w:bidi="ar"/>
        </w:rPr>
        <w:t xml:space="preserve"> </w:t>
      </w:r>
    </w:p>
    <w:p w14:paraId="7CF27552">
      <w:pPr>
        <w:spacing w:line="360" w:lineRule="auto"/>
        <w:ind w:firstLine="440"/>
        <w:rPr>
          <w:rFonts w:cs="Times New Roman"/>
          <w:sz w:val="22"/>
          <w:lang w:bidi="ar"/>
        </w:rPr>
      </w:pPr>
    </w:p>
    <w:p w14:paraId="6D7E9F00">
      <w:pPr>
        <w:spacing w:line="360" w:lineRule="auto"/>
        <w:ind w:firstLine="0" w:firstLineChars="0"/>
        <w:outlineLvl w:val="2"/>
        <w:rPr>
          <w:rFonts w:cs="Times New Roman"/>
          <w:b/>
          <w:bCs/>
          <w:sz w:val="22"/>
          <w:lang w:bidi="ar"/>
        </w:rPr>
      </w:pPr>
      <w:r>
        <w:rPr>
          <w:rFonts w:cs="Times New Roman"/>
          <w:b/>
          <w:bCs/>
          <w:sz w:val="22"/>
          <w:lang w:bidi="ar"/>
        </w:rPr>
        <w:t>Plasma proteomic analysis</w:t>
      </w:r>
    </w:p>
    <w:p w14:paraId="1C35AAD0">
      <w:pPr>
        <w:spacing w:line="360" w:lineRule="auto"/>
        <w:ind w:firstLine="0" w:firstLineChars="0"/>
        <w:rPr>
          <w:rFonts w:cs="Times New Roman"/>
          <w:sz w:val="22"/>
          <w:lang w:bidi="ar"/>
        </w:rPr>
      </w:pPr>
      <w:r>
        <w:rPr>
          <w:rFonts w:hint="eastAsia" w:cs="Times New Roman"/>
          <w:sz w:val="22"/>
          <w:lang w:bidi="ar"/>
        </w:rPr>
        <w:t xml:space="preserve">Hemolyzed samples were excluded from proteomic analysis based on visual inspection. Proteomic analysis was performed using plasma from 9 patients with scrub typhus and 6 healthy controls. </w:t>
      </w:r>
      <w:r>
        <w:rPr>
          <w:rFonts w:cs="Times New Roman"/>
          <w:sz w:val="22"/>
          <w:lang w:bidi="ar"/>
        </w:rPr>
        <w:t xml:space="preserve">Samples were thawed on ice and subjected to protein extraction using magnetic beads. For each sample, 500 ng of total peptides was analyzed using nano-UPLC (Vanquish Neo) coupled to an Orbitrap Astral mass spectrometer (Thermo Fisher Scientific, Waltham, MA, USA) equipped with a nano-electrospray ion source. Peptides were separated on an EASY-Spray HPLC column (150 μm × 15 cm; </w:t>
      </w:r>
      <w:r>
        <w:rPr>
          <w:rFonts w:hint="eastAsia" w:cs="Times New Roman"/>
          <w:sz w:val="22"/>
          <w:lang w:bidi="ar"/>
        </w:rPr>
        <w:t>Thermo Fisher Scientific</w:t>
      </w:r>
      <w:r>
        <w:rPr>
          <w:rFonts w:cs="Times New Roman"/>
          <w:sz w:val="22"/>
          <w:lang w:bidi="ar"/>
        </w:rPr>
        <w:t>). Mobile phase A consisted of H₂O with 0.1% formic acid, and mobile phase B consisted of 80% acetonitrile with 0.1% formic acid. Data-independent acquisition (DIA) was performed in positive-ion mode. MS1 scans were acquired at 240,000 resolution over m/z 380–980, and MS2 scans were acquired over m/z 150–2000 with an AGC target of 5 × 10</w:t>
      </w:r>
      <w:r>
        <w:rPr>
          <w:rFonts w:cs="Times New Roman"/>
          <w:sz w:val="22"/>
          <w:vertAlign w:val="superscript"/>
          <w:lang w:bidi="ar"/>
        </w:rPr>
        <w:t>4</w:t>
      </w:r>
      <w:r>
        <w:rPr>
          <w:rFonts w:cs="Times New Roman"/>
          <w:sz w:val="22"/>
          <w:lang w:bidi="ar"/>
        </w:rPr>
        <w:t>, maximum injection time of 3 ms, HCD normalized collision energy of 25%, and an isolation window of 2 m/z.</w:t>
      </w:r>
    </w:p>
    <w:p w14:paraId="29D26D68">
      <w:pPr>
        <w:spacing w:line="360" w:lineRule="auto"/>
        <w:ind w:firstLine="440" w:firstLineChars="200"/>
        <w:rPr>
          <w:rFonts w:cs="Times New Roman"/>
          <w:sz w:val="22"/>
          <w:lang w:bidi="ar"/>
        </w:rPr>
        <w:pPrChange w:id="277" w:author="龙" w:date="2026-07-13T16:47:31Z">
          <w:pPr>
            <w:spacing w:line="360" w:lineRule="auto"/>
            <w:ind w:firstLine="220" w:firstLineChars="100"/>
          </w:pPr>
        </w:pPrChange>
      </w:pPr>
      <w:r>
        <w:rPr>
          <w:rFonts w:cs="Times New Roman"/>
          <w:sz w:val="22"/>
          <w:lang w:bidi="ar"/>
        </w:rPr>
        <w:t xml:space="preserve">Raw files were processed in Spectronaut v19.0.240604.62635 using the built-in Pulsar search engine and searched against the reviewed human UniProt database. Up to two missed cleavages were allowed. The false discovery rate was set to 0.01 at both the peptide-spectrum match and peptide levels. Initial precursor and fragment mass tolerances were set to 20 ppm. Differentially abundant proteins were first screened using </w:t>
      </w:r>
      <w:r>
        <w:rPr>
          <w:rFonts w:cs="Times New Roman"/>
          <w:i/>
          <w:iCs/>
          <w:sz w:val="22"/>
          <w:lang w:bidi="ar"/>
        </w:rPr>
        <w:t>p</w:t>
      </w:r>
      <w:r>
        <w:rPr>
          <w:rFonts w:cs="Times New Roman"/>
          <w:sz w:val="22"/>
          <w:lang w:bidi="ar"/>
        </w:rPr>
        <w:t xml:space="preserve"> &lt; 0.05 and fold change ≤</w:t>
      </w:r>
      <w:r>
        <w:rPr>
          <w:rFonts w:hint="eastAsia" w:cs="Times New Roman"/>
          <w:sz w:val="22"/>
          <w:lang w:bidi="ar"/>
        </w:rPr>
        <w:t xml:space="preserve"> </w:t>
      </w:r>
      <w:r>
        <w:rPr>
          <w:rFonts w:cs="Times New Roman"/>
          <w:sz w:val="22"/>
          <w:lang w:bidi="ar"/>
        </w:rPr>
        <w:t>0.83 or ≥</w:t>
      </w:r>
      <w:r>
        <w:rPr>
          <w:rFonts w:hint="eastAsia" w:cs="Times New Roman"/>
          <w:sz w:val="22"/>
          <w:lang w:bidi="ar"/>
        </w:rPr>
        <w:t xml:space="preserve"> </w:t>
      </w:r>
      <w:r>
        <w:rPr>
          <w:rFonts w:cs="Times New Roman"/>
          <w:sz w:val="22"/>
          <w:lang w:bidi="ar"/>
        </w:rPr>
        <w:t xml:space="preserve">1.20, and then subjected to multiple-testing correction using the fdrtool package in R.  Proteins that remained significant after multiple-testing correction were considered robustly altered and were used for the primary interpretation of the proteomic data. The complete differential-abundance table, including both adjusted and unadjusted statistical results, has been deposited in the GitHub repository: </w:t>
      </w:r>
      <w:r>
        <w:rPr>
          <w:rFonts w:cs="Times New Roman"/>
          <w:sz w:val="22"/>
        </w:rPr>
        <w:fldChar w:fldCharType="begin"/>
      </w:r>
      <w:r>
        <w:rPr>
          <w:rFonts w:cs="Times New Roman"/>
          <w:sz w:val="22"/>
        </w:rPr>
        <w:instrText xml:space="preserve"> HYPERLINK "https://github.com/guoy8269-lgtm/ScRNA-Seq-Profiling-Acute-Phase-Immune-in-Human-Scrub-Typhus" </w:instrText>
      </w:r>
      <w:r>
        <w:rPr>
          <w:rFonts w:cs="Times New Roman"/>
          <w:sz w:val="22"/>
        </w:rPr>
        <w:fldChar w:fldCharType="separate"/>
      </w:r>
      <w:r>
        <w:rPr>
          <w:rStyle w:val="11"/>
          <w:rFonts w:cs="Times New Roman"/>
          <w:sz w:val="22"/>
          <w:lang w:bidi="ar"/>
        </w:rPr>
        <w:t>https://github.com/guoy8269-lgtm/ScRNA-Seq-Profiling-Acute-Phase-Immune-in-Human-Scrub-Typhus</w:t>
      </w:r>
      <w:r>
        <w:rPr>
          <w:rStyle w:val="11"/>
          <w:rFonts w:cs="Times New Roman"/>
          <w:sz w:val="22"/>
          <w:lang w:bidi="ar"/>
        </w:rPr>
        <w:fldChar w:fldCharType="end"/>
      </w:r>
      <w:r>
        <w:rPr>
          <w:rFonts w:cs="Times New Roman"/>
          <w:sz w:val="22"/>
          <w:lang w:bidi="ar"/>
        </w:rPr>
        <w:t xml:space="preserve">. </w:t>
      </w:r>
      <w:r>
        <w:rPr>
          <w:rFonts w:hint="eastAsia" w:cs="Times New Roman"/>
          <w:sz w:val="22"/>
          <w:lang w:bidi="ar"/>
        </w:rPr>
        <w:t xml:space="preserve">FDR-adjusted </w:t>
      </w:r>
      <w:r>
        <w:rPr>
          <w:rFonts w:hint="eastAsia" w:cs="Times New Roman"/>
          <w:i/>
          <w:iCs/>
          <w:sz w:val="22"/>
          <w:lang w:bidi="ar"/>
        </w:rPr>
        <w:t>q</w:t>
      </w:r>
      <w:r>
        <w:rPr>
          <w:rFonts w:hint="eastAsia" w:cs="Times New Roman"/>
          <w:sz w:val="22"/>
          <w:lang w:bidi="ar"/>
        </w:rPr>
        <w:t xml:space="preserve"> values were calculated across all quantified proteins passing quality control. Proteins with </w:t>
      </w:r>
      <w:r>
        <w:rPr>
          <w:rFonts w:hint="eastAsia" w:cs="Times New Roman"/>
          <w:i/>
          <w:iCs/>
          <w:sz w:val="22"/>
          <w:lang w:bidi="ar"/>
        </w:rPr>
        <w:t>q</w:t>
      </w:r>
      <w:r>
        <w:rPr>
          <w:rFonts w:hint="eastAsia" w:cs="Times New Roman"/>
          <w:sz w:val="22"/>
          <w:lang w:bidi="ar"/>
        </w:rPr>
        <w:t xml:space="preserve"> &lt; 0.05 </w:t>
      </w:r>
      <w:r>
        <w:rPr>
          <w:rFonts w:hint="eastAsia" w:cs="Times New Roman"/>
          <w:sz w:val="22"/>
          <w:lang w:val="en-US" w:eastAsia="zh-CN" w:bidi="ar"/>
        </w:rPr>
        <w:t xml:space="preserve">(n = 17) </w:t>
      </w:r>
      <w:r>
        <w:rPr>
          <w:rFonts w:hint="eastAsia" w:cs="Times New Roman"/>
          <w:sz w:val="22"/>
          <w:lang w:bidi="ar"/>
        </w:rPr>
        <w:t xml:space="preserve">were considered statistically significant after multiple-testing correction. Proteins with nominal </w:t>
      </w:r>
      <w:r>
        <w:rPr>
          <w:rFonts w:hint="eastAsia" w:cs="Times New Roman"/>
          <w:i/>
          <w:iCs/>
          <w:sz w:val="22"/>
          <w:lang w:val="en-US" w:eastAsia="zh-CN" w:bidi="ar"/>
        </w:rPr>
        <w:t>p</w:t>
      </w:r>
      <w:r>
        <w:rPr>
          <w:rFonts w:hint="eastAsia" w:cs="Times New Roman"/>
          <w:sz w:val="22"/>
          <w:lang w:bidi="ar"/>
        </w:rPr>
        <w:t xml:space="preserve"> &lt; 0.05 but </w:t>
      </w:r>
      <w:r>
        <w:rPr>
          <w:rFonts w:hint="eastAsia" w:cs="Times New Roman"/>
          <w:i/>
          <w:iCs/>
          <w:sz w:val="22"/>
          <w:lang w:bidi="ar"/>
        </w:rPr>
        <w:t>q</w:t>
      </w:r>
      <w:r>
        <w:rPr>
          <w:rFonts w:hint="eastAsia" w:cs="Times New Roman"/>
          <w:sz w:val="22"/>
          <w:lang w:bidi="ar"/>
        </w:rPr>
        <w:t xml:space="preserve"> </w:t>
      </w:r>
      <w:ins w:id="278" w:author="龙" w:date="2026-07-13T16:47:40Z">
        <w:r>
          <w:rPr>
            <w:rFonts w:hint="default" w:ascii="Arial" w:hAnsi="Arial" w:cs="Arial"/>
            <w:sz w:val="22"/>
            <w:lang w:bidi="ar"/>
          </w:rPr>
          <w:t>≥</w:t>
        </w:r>
      </w:ins>
      <w:del w:id="279" w:author="龙" w:date="2026-07-13T16:47:40Z">
        <w:r>
          <w:rPr>
            <w:rFonts w:hint="eastAsia" w:cs="Times New Roman"/>
            <w:sz w:val="22"/>
            <w:lang w:bidi="ar"/>
          </w:rPr>
          <w:delText>≥</w:delText>
        </w:r>
      </w:del>
      <w:r>
        <w:rPr>
          <w:rFonts w:hint="eastAsia" w:cs="Times New Roman"/>
          <w:sz w:val="22"/>
          <w:lang w:bidi="ar"/>
        </w:rPr>
        <w:t xml:space="preserve"> 0.05 </w:t>
      </w:r>
      <w:r>
        <w:rPr>
          <w:rFonts w:hint="eastAsia" w:cs="Times New Roman"/>
          <w:sz w:val="22"/>
          <w:lang w:val="en-US" w:eastAsia="zh-CN" w:bidi="ar"/>
        </w:rPr>
        <w:t xml:space="preserve">(n = 937) </w:t>
      </w:r>
      <w:r>
        <w:rPr>
          <w:rFonts w:hint="eastAsia" w:cs="Times New Roman"/>
          <w:sz w:val="22"/>
          <w:lang w:bidi="ar"/>
        </w:rPr>
        <w:t>are displayed as exploratory candidates only and were not used as confirmatory evidence.</w:t>
      </w:r>
    </w:p>
    <w:p w14:paraId="080F05DC">
      <w:pPr>
        <w:spacing w:after="156" w:afterLines="50" w:line="360" w:lineRule="auto"/>
        <w:ind w:firstLine="0" w:firstLineChars="0"/>
        <w:rPr>
          <w:rFonts w:hint="default" w:cs="Times New Roman"/>
          <w:sz w:val="22"/>
        </w:rPr>
      </w:pPr>
    </w:p>
    <w:p w14:paraId="61849559">
      <w:pPr>
        <w:spacing w:line="360" w:lineRule="auto"/>
        <w:ind w:firstLine="0" w:firstLineChars="0"/>
        <w:rPr>
          <w:rFonts w:cs="Times New Roman"/>
          <w:sz w:val="22"/>
        </w:rPr>
      </w:pPr>
      <w:commentRangeStart w:id="4"/>
      <w:commentRangeStart w:id="5"/>
      <w:r>
        <w:rPr>
          <w:rFonts w:cs="Times New Roman"/>
          <w:b/>
          <w:sz w:val="22"/>
        </w:rPr>
        <w:t>REFERENCES</w:t>
      </w:r>
      <w:commentRangeEnd w:id="4"/>
      <w:r>
        <w:commentReference w:id="4"/>
      </w:r>
      <w:commentRangeEnd w:id="5"/>
      <w:r>
        <w:commentReference w:id="5"/>
      </w:r>
    </w:p>
    <w:p w14:paraId="6F1672D8">
      <w:pPr>
        <w:numPr>
          <w:ilvl w:val="0"/>
          <w:numId w:val="1"/>
        </w:numPr>
        <w:spacing w:line="360" w:lineRule="auto"/>
        <w:ind w:firstLine="0" w:firstLineChars="0"/>
        <w:rPr>
          <w:rFonts w:cs="Times New Roman"/>
          <w:sz w:val="22"/>
        </w:rPr>
      </w:pPr>
      <w:del w:id="280" w:author="郭依嘉" w:date="2026-07-13T21:50:55Z">
        <w:r>
          <w:rPr>
            <w:rFonts w:cs="Times New Roman"/>
            <w:sz w:val="22"/>
          </w:rPr>
          <w:delText xml:space="preserve">Pamornsri </w:delText>
        </w:r>
      </w:del>
      <w:r>
        <w:rPr>
          <w:rFonts w:cs="Times New Roman"/>
          <w:sz w:val="22"/>
        </w:rPr>
        <w:t>Sriwongpan</w:t>
      </w:r>
      <w:ins w:id="281" w:author="郭依嘉" w:date="2026-07-13T21:50:58Z">
        <w:r>
          <w:rPr>
            <w:rFonts w:hint="eastAsia" w:cs="Times New Roman"/>
            <w:sz w:val="22"/>
            <w:lang w:val="en-US" w:eastAsia="zh-CN"/>
          </w:rPr>
          <w:t xml:space="preserve"> </w:t>
        </w:r>
      </w:ins>
      <w:ins w:id="282" w:author="郭依嘉" w:date="2026-07-13T21:50:59Z">
        <w:r>
          <w:rPr>
            <w:rFonts w:cs="Times New Roman"/>
            <w:sz w:val="22"/>
          </w:rPr>
          <w:t>Pamornsri</w:t>
        </w:r>
      </w:ins>
      <w:r>
        <w:rPr>
          <w:rFonts w:cs="Times New Roman"/>
          <w:sz w:val="22"/>
        </w:rPr>
        <w:t>, Pornsuda Krittigamas, Pacharee Kantipong, Naowarat Kunyanone, Jayanton Patumanond, Sirianong Namwongprom. 2013</w:t>
      </w:r>
      <w:r>
        <w:rPr>
          <w:rFonts w:hint="eastAsia" w:cs="Times New Roman"/>
          <w:sz w:val="22"/>
        </w:rPr>
        <w:t>.</w:t>
      </w:r>
      <w:r>
        <w:rPr>
          <w:rFonts w:cs="Times New Roman"/>
          <w:sz w:val="22"/>
        </w:rPr>
        <w:t xml:space="preserve"> “Clinical indicators for severe prognosis of scrub typhus.” </w:t>
      </w:r>
      <w:r>
        <w:rPr>
          <w:rFonts w:cs="Times New Roman"/>
          <w:i/>
          <w:iCs/>
          <w:sz w:val="22"/>
        </w:rPr>
        <w:t>Risk Management and Healthcare Policy</w:t>
      </w:r>
      <w:r>
        <w:rPr>
          <w:rFonts w:hint="eastAsia" w:cs="Times New Roman"/>
          <w:sz w:val="22"/>
        </w:rPr>
        <w:t xml:space="preserve"> </w:t>
      </w:r>
      <w:r>
        <w:rPr>
          <w:rFonts w:cs="Times New Roman"/>
          <w:sz w:val="22"/>
        </w:rPr>
        <w:t>6:</w:t>
      </w:r>
      <w:r>
        <w:rPr>
          <w:rFonts w:hint="eastAsia" w:cs="Times New Roman"/>
          <w:sz w:val="22"/>
        </w:rPr>
        <w:t xml:space="preserve"> </w:t>
      </w:r>
      <w:r>
        <w:rPr>
          <w:rFonts w:cs="Times New Roman"/>
          <w:sz w:val="22"/>
        </w:rPr>
        <w:t>43–49.</w:t>
      </w:r>
      <w:r>
        <w:rPr>
          <w:rFonts w:hint="eastAsia" w:cs="Times New Roman"/>
          <w:sz w:val="22"/>
        </w:rPr>
        <w:t xml:space="preserve"> </w:t>
      </w:r>
      <w:r>
        <w:rPr>
          <w:rFonts w:cs="Times New Roman"/>
          <w:sz w:val="22"/>
        </w:rPr>
        <w:fldChar w:fldCharType="begin"/>
      </w:r>
      <w:r>
        <w:rPr>
          <w:rFonts w:cs="Times New Roman"/>
          <w:sz w:val="22"/>
        </w:rPr>
        <w:instrText xml:space="preserve"> HYPERLINK "https://doi.org/10.2147/RMHP.S52470" </w:instrText>
      </w:r>
      <w:r>
        <w:rPr>
          <w:rFonts w:cs="Times New Roman"/>
          <w:sz w:val="22"/>
        </w:rPr>
        <w:fldChar w:fldCharType="separate"/>
      </w:r>
      <w:r>
        <w:rPr>
          <w:rStyle w:val="11"/>
          <w:rFonts w:hint="eastAsia" w:cs="Times New Roman"/>
          <w:sz w:val="22"/>
        </w:rPr>
        <w:t>https://doi.org/10.2147/RMHP.S52470</w:t>
      </w:r>
      <w:r>
        <w:rPr>
          <w:rStyle w:val="11"/>
          <w:rFonts w:hint="eastAsia" w:cs="Times New Roman"/>
          <w:sz w:val="22"/>
        </w:rPr>
        <w:fldChar w:fldCharType="end"/>
      </w:r>
    </w:p>
    <w:p w14:paraId="579C424A">
      <w:pPr>
        <w:numPr>
          <w:ilvl w:val="0"/>
          <w:numId w:val="1"/>
        </w:numPr>
        <w:spacing w:line="360" w:lineRule="auto"/>
        <w:ind w:firstLine="0" w:firstLineChars="0"/>
        <w:rPr>
          <w:rFonts w:cs="Times New Roman"/>
          <w:sz w:val="22"/>
        </w:rPr>
      </w:pPr>
      <w:del w:id="283" w:author="郭依嘉" w:date="2026-07-13T21:51:05Z">
        <w:r>
          <w:rPr>
            <w:rFonts w:cs="Times New Roman"/>
            <w:sz w:val="22"/>
          </w:rPr>
          <w:delText xml:space="preserve">Andrew </w:delText>
        </w:r>
      </w:del>
      <w:r>
        <w:rPr>
          <w:rFonts w:cs="Times New Roman"/>
          <w:sz w:val="22"/>
        </w:rPr>
        <w:t>Butler</w:t>
      </w:r>
      <w:ins w:id="284" w:author="郭依嘉" w:date="2026-07-13T21:51:06Z">
        <w:r>
          <w:rPr>
            <w:rFonts w:hint="eastAsia" w:cs="Times New Roman"/>
            <w:sz w:val="22"/>
            <w:lang w:val="en-US" w:eastAsia="zh-CN"/>
          </w:rPr>
          <w:t xml:space="preserve"> </w:t>
        </w:r>
      </w:ins>
      <w:ins w:id="285" w:author="郭依嘉" w:date="2026-07-13T21:51:07Z">
        <w:r>
          <w:rPr>
            <w:rFonts w:cs="Times New Roman"/>
            <w:sz w:val="22"/>
          </w:rPr>
          <w:t>Andrew</w:t>
        </w:r>
      </w:ins>
      <w:r>
        <w:rPr>
          <w:rFonts w:cs="Times New Roman"/>
          <w:sz w:val="22"/>
        </w:rPr>
        <w:t>, Paul Hoffman, Peter Smibert, Efthymia Papalexi</w:t>
      </w:r>
      <w:r>
        <w:rPr>
          <w:rFonts w:hint="eastAsia" w:cs="Times New Roman"/>
          <w:sz w:val="22"/>
        </w:rPr>
        <w:t xml:space="preserve">, </w:t>
      </w:r>
      <w:r>
        <w:rPr>
          <w:rFonts w:cs="Times New Roman"/>
          <w:sz w:val="22"/>
        </w:rPr>
        <w:t xml:space="preserve">Rahul Satija. </w:t>
      </w:r>
      <w:r>
        <w:rPr>
          <w:rFonts w:hint="eastAsia" w:cs="Times New Roman"/>
          <w:sz w:val="22"/>
        </w:rPr>
        <w:t xml:space="preserve">2018. </w:t>
      </w:r>
      <w:r>
        <w:rPr>
          <w:rFonts w:cs="Times New Roman"/>
          <w:sz w:val="22"/>
        </w:rPr>
        <w:t xml:space="preserve">“Integrating single-cell transcriptomic data across different conditions, technologies, and species.” </w:t>
      </w:r>
      <w:r>
        <w:rPr>
          <w:rFonts w:cs="Times New Roman"/>
          <w:i/>
          <w:iCs/>
          <w:sz w:val="22"/>
        </w:rPr>
        <w:t>Nature Biotechnology</w:t>
      </w:r>
      <w:r>
        <w:rPr>
          <w:rFonts w:hint="eastAsia" w:cs="Times New Roman"/>
          <w:sz w:val="22"/>
        </w:rPr>
        <w:t xml:space="preserve"> </w:t>
      </w:r>
      <w:r>
        <w:rPr>
          <w:rFonts w:cs="Times New Roman"/>
          <w:sz w:val="22"/>
        </w:rPr>
        <w:t>36:</w:t>
      </w:r>
      <w:r>
        <w:rPr>
          <w:rFonts w:hint="eastAsia" w:cs="Times New Roman"/>
          <w:sz w:val="22"/>
        </w:rPr>
        <w:t xml:space="preserve"> </w:t>
      </w:r>
      <w:r>
        <w:rPr>
          <w:rFonts w:cs="Times New Roman"/>
          <w:sz w:val="22"/>
        </w:rPr>
        <w:t>411–420.</w:t>
      </w:r>
      <w:r>
        <w:rPr>
          <w:rFonts w:hint="eastAsia" w:cs="Times New Roman"/>
          <w:sz w:val="22"/>
        </w:rPr>
        <w:t xml:space="preserve"> </w:t>
      </w:r>
      <w:r>
        <w:rPr>
          <w:rFonts w:cs="Times New Roman"/>
          <w:sz w:val="22"/>
        </w:rPr>
        <w:fldChar w:fldCharType="begin"/>
      </w:r>
      <w:r>
        <w:rPr>
          <w:rFonts w:cs="Times New Roman"/>
          <w:sz w:val="22"/>
        </w:rPr>
        <w:instrText xml:space="preserve"> HYPERLINK "https://doi.org/10.1038/nbt.4096" </w:instrText>
      </w:r>
      <w:r>
        <w:rPr>
          <w:rFonts w:cs="Times New Roman"/>
          <w:sz w:val="22"/>
        </w:rPr>
        <w:fldChar w:fldCharType="separate"/>
      </w:r>
      <w:r>
        <w:rPr>
          <w:rStyle w:val="11"/>
          <w:rFonts w:hint="eastAsia" w:cs="Times New Roman"/>
          <w:sz w:val="22"/>
        </w:rPr>
        <w:t>https://doi.org/10.1038/nbt.4096</w:t>
      </w:r>
      <w:r>
        <w:rPr>
          <w:rStyle w:val="11"/>
          <w:rFonts w:hint="eastAsia" w:cs="Times New Roman"/>
          <w:sz w:val="22"/>
        </w:rPr>
        <w:fldChar w:fldCharType="end"/>
      </w:r>
    </w:p>
    <w:p w14:paraId="1888162A">
      <w:pPr>
        <w:numPr>
          <w:ilvl w:val="0"/>
          <w:numId w:val="1"/>
        </w:numPr>
        <w:spacing w:line="360" w:lineRule="auto"/>
        <w:ind w:firstLine="0" w:firstLineChars="0"/>
        <w:rPr>
          <w:rFonts w:cs="Times New Roman"/>
          <w:sz w:val="22"/>
        </w:rPr>
      </w:pPr>
      <w:del w:id="286" w:author="郭依嘉" w:date="2026-07-13T21:51:12Z">
        <w:r>
          <w:rPr>
            <w:rFonts w:cs="Times New Roman"/>
            <w:sz w:val="22"/>
          </w:rPr>
          <w:delText xml:space="preserve">Namrata </w:delText>
        </w:r>
      </w:del>
      <w:r>
        <w:rPr>
          <w:rFonts w:cs="Times New Roman"/>
          <w:sz w:val="22"/>
        </w:rPr>
        <w:t>Bhattacharya</w:t>
      </w:r>
      <w:ins w:id="287" w:author="郭依嘉" w:date="2026-07-13T21:51:13Z">
        <w:r>
          <w:rPr>
            <w:rFonts w:hint="eastAsia" w:cs="Times New Roman"/>
            <w:sz w:val="22"/>
            <w:lang w:val="en-US" w:eastAsia="zh-CN"/>
          </w:rPr>
          <w:t xml:space="preserve"> </w:t>
        </w:r>
      </w:ins>
      <w:ins w:id="288" w:author="郭依嘉" w:date="2026-07-13T21:51:14Z">
        <w:r>
          <w:rPr>
            <w:rFonts w:cs="Times New Roman"/>
            <w:sz w:val="22"/>
          </w:rPr>
          <w:t>Namrata</w:t>
        </w:r>
      </w:ins>
      <w:r>
        <w:rPr>
          <w:rFonts w:cs="Times New Roman"/>
          <w:sz w:val="22"/>
        </w:rPr>
        <w:t>, Swagatam Chakraborti, Stuti Kumari, Bernadette Mathew, Abhishek Halder, Sakshi Gujral,</w:t>
      </w:r>
      <w:r>
        <w:rPr>
          <w:rFonts w:hint="eastAsia" w:cs="Times New Roman"/>
          <w:sz w:val="22"/>
        </w:rPr>
        <w:t xml:space="preserve"> </w:t>
      </w:r>
      <w:r>
        <w:rPr>
          <w:rFonts w:cs="Times New Roman"/>
          <w:sz w:val="22"/>
        </w:rPr>
        <w:t>Krishan Gupta</w:t>
      </w:r>
      <w:r>
        <w:rPr>
          <w:rFonts w:hint="eastAsia" w:cs="Times New Roman"/>
          <w:sz w:val="22"/>
        </w:rPr>
        <w:t xml:space="preserve">, </w:t>
      </w:r>
      <w:r>
        <w:rPr>
          <w:rFonts w:cs="Times New Roman"/>
          <w:i/>
          <w:iCs/>
          <w:sz w:val="22"/>
        </w:rPr>
        <w:t>et al</w:t>
      </w:r>
      <w:r>
        <w:rPr>
          <w:rFonts w:cs="Times New Roman"/>
          <w:sz w:val="22"/>
        </w:rPr>
        <w:t xml:space="preserve">. </w:t>
      </w:r>
      <w:r>
        <w:rPr>
          <w:rFonts w:hint="eastAsia" w:cs="Times New Roman"/>
          <w:sz w:val="22"/>
        </w:rPr>
        <w:t xml:space="preserve">2025. </w:t>
      </w:r>
      <w:r>
        <w:rPr>
          <w:rFonts w:cs="Times New Roman"/>
          <w:sz w:val="22"/>
        </w:rPr>
        <w:t>“Network based simultaneous embedding of cells and</w:t>
      </w:r>
      <w:r>
        <w:rPr>
          <w:rFonts w:hint="eastAsia" w:cs="Times New Roman"/>
          <w:sz w:val="22"/>
        </w:rPr>
        <w:t xml:space="preserve"> </w:t>
      </w:r>
      <w:r>
        <w:rPr>
          <w:rFonts w:cs="Times New Roman"/>
          <w:sz w:val="22"/>
        </w:rPr>
        <w:t>marker genes from scRNA-seq studies.”</w:t>
      </w:r>
      <w:r>
        <w:rPr>
          <w:rFonts w:hint="eastAsia" w:cs="Times New Roman"/>
          <w:sz w:val="22"/>
        </w:rPr>
        <w:t xml:space="preserve"> </w:t>
      </w:r>
      <w:r>
        <w:rPr>
          <w:rFonts w:cs="Times New Roman"/>
          <w:i/>
          <w:iCs/>
          <w:sz w:val="22"/>
        </w:rPr>
        <w:t xml:space="preserve">Briefings in Bioinformatics </w:t>
      </w:r>
      <w:r>
        <w:rPr>
          <w:rFonts w:hint="eastAsia" w:cs="Times New Roman"/>
          <w:sz w:val="22"/>
        </w:rPr>
        <w:t>26</w:t>
      </w:r>
      <w:r>
        <w:rPr>
          <w:rFonts w:cs="Times New Roman"/>
          <w:sz w:val="22"/>
        </w:rPr>
        <w:t>:</w:t>
      </w:r>
      <w:r>
        <w:rPr>
          <w:rFonts w:hint="eastAsia" w:cs="Times New Roman"/>
          <w:sz w:val="22"/>
        </w:rPr>
        <w:t xml:space="preserve"> </w:t>
      </w:r>
      <w:r>
        <w:rPr>
          <w:rFonts w:cs="Times New Roman"/>
          <w:sz w:val="22"/>
        </w:rPr>
        <w:t>bbaf537.</w:t>
      </w:r>
      <w:r>
        <w:rPr>
          <w:rFonts w:hint="eastAsia" w:cs="Times New Roman"/>
          <w:sz w:val="22"/>
        </w:rPr>
        <w:t xml:space="preserve"> </w:t>
      </w:r>
      <w:r>
        <w:rPr>
          <w:rFonts w:cs="Times New Roman"/>
          <w:sz w:val="22"/>
        </w:rPr>
        <w:fldChar w:fldCharType="begin"/>
      </w:r>
      <w:r>
        <w:rPr>
          <w:rFonts w:cs="Times New Roman"/>
          <w:sz w:val="22"/>
        </w:rPr>
        <w:instrText xml:space="preserve"> HYPERLINK "https://doi.org/10.1093/bib/bbaf537" </w:instrText>
      </w:r>
      <w:r>
        <w:rPr>
          <w:rFonts w:cs="Times New Roman"/>
          <w:sz w:val="22"/>
        </w:rPr>
        <w:fldChar w:fldCharType="separate"/>
      </w:r>
      <w:r>
        <w:rPr>
          <w:rStyle w:val="11"/>
          <w:rFonts w:cs="Times New Roman"/>
          <w:sz w:val="22"/>
        </w:rPr>
        <w:t>https://doi.org/10.1093/bib/bbaf537</w:t>
      </w:r>
      <w:r>
        <w:rPr>
          <w:rFonts w:cs="Times New Roman"/>
          <w:sz w:val="22"/>
        </w:rPr>
        <w:fldChar w:fldCharType="end"/>
      </w:r>
    </w:p>
    <w:p w14:paraId="53F3820C">
      <w:pPr>
        <w:numPr>
          <w:ilvl w:val="0"/>
          <w:numId w:val="1"/>
        </w:numPr>
        <w:spacing w:line="360" w:lineRule="auto"/>
        <w:ind w:firstLine="0" w:firstLineChars="0"/>
        <w:rPr>
          <w:rFonts w:cs="Times New Roman"/>
          <w:sz w:val="22"/>
        </w:rPr>
      </w:pPr>
      <w:del w:id="289" w:author="郭依嘉" w:date="2026-07-13T21:51:18Z">
        <w:r>
          <w:rPr>
            <w:rFonts w:cs="Times New Roman"/>
            <w:sz w:val="22"/>
          </w:rPr>
          <w:delText xml:space="preserve">Dvir </w:delText>
        </w:r>
      </w:del>
      <w:r>
        <w:rPr>
          <w:rFonts w:cs="Times New Roman"/>
          <w:sz w:val="22"/>
        </w:rPr>
        <w:t>Aran</w:t>
      </w:r>
      <w:ins w:id="290" w:author="郭依嘉" w:date="2026-07-13T21:51:20Z">
        <w:r>
          <w:rPr>
            <w:rFonts w:hint="eastAsia" w:cs="Times New Roman"/>
            <w:sz w:val="22"/>
            <w:lang w:val="en-US" w:eastAsia="zh-CN"/>
          </w:rPr>
          <w:t xml:space="preserve"> </w:t>
        </w:r>
      </w:ins>
      <w:ins w:id="291" w:author="郭依嘉" w:date="2026-07-13T21:51:21Z">
        <w:r>
          <w:rPr>
            <w:rFonts w:cs="Times New Roman"/>
            <w:sz w:val="22"/>
          </w:rPr>
          <w:t>Dvir</w:t>
        </w:r>
      </w:ins>
      <w:r>
        <w:rPr>
          <w:rFonts w:cs="Times New Roman"/>
          <w:sz w:val="22"/>
        </w:rPr>
        <w:t xml:space="preserve">, Agnieszka P. Looney, Leqian Liu, Esther Wu, Valerie Fong, Austin Hsu, Suzanna Chak, </w:t>
      </w:r>
      <w:r>
        <w:rPr>
          <w:rFonts w:cs="Times New Roman"/>
          <w:i/>
          <w:iCs/>
          <w:sz w:val="22"/>
        </w:rPr>
        <w:t>et al</w:t>
      </w:r>
      <w:r>
        <w:rPr>
          <w:rFonts w:cs="Times New Roman"/>
          <w:sz w:val="22"/>
        </w:rPr>
        <w:t xml:space="preserve">. </w:t>
      </w:r>
      <w:r>
        <w:rPr>
          <w:rFonts w:hint="eastAsia" w:cs="Times New Roman"/>
          <w:sz w:val="22"/>
        </w:rPr>
        <w:t xml:space="preserve">2019. </w:t>
      </w:r>
      <w:r>
        <w:rPr>
          <w:rFonts w:cs="Times New Roman"/>
          <w:sz w:val="22"/>
        </w:rPr>
        <w:t xml:space="preserve">“Reference-based analysis of lung single-cell sequencing reveals a transitional profibrotic macrophage.” </w:t>
      </w:r>
      <w:r>
        <w:rPr>
          <w:rFonts w:cs="Times New Roman"/>
          <w:i/>
          <w:iCs/>
          <w:sz w:val="22"/>
        </w:rPr>
        <w:t>Nature Immunology</w:t>
      </w:r>
      <w:r>
        <w:rPr>
          <w:rFonts w:hint="eastAsia" w:cs="Times New Roman"/>
          <w:sz w:val="22"/>
        </w:rPr>
        <w:t xml:space="preserve"> </w:t>
      </w:r>
      <w:r>
        <w:rPr>
          <w:rFonts w:cs="Times New Roman"/>
          <w:sz w:val="22"/>
        </w:rPr>
        <w:t>20:</w:t>
      </w:r>
      <w:r>
        <w:rPr>
          <w:rFonts w:hint="eastAsia" w:cs="Times New Roman"/>
          <w:sz w:val="22"/>
        </w:rPr>
        <w:t xml:space="preserve"> </w:t>
      </w:r>
      <w:r>
        <w:rPr>
          <w:rFonts w:cs="Times New Roman"/>
          <w:sz w:val="22"/>
        </w:rPr>
        <w:t>163–172.</w:t>
      </w:r>
      <w:r>
        <w:rPr>
          <w:rFonts w:hint="eastAsia" w:cs="Times New Roman"/>
          <w:sz w:val="22"/>
        </w:rPr>
        <w:t xml:space="preserve"> </w:t>
      </w:r>
      <w:r>
        <w:rPr>
          <w:rFonts w:cs="Times New Roman"/>
          <w:sz w:val="22"/>
        </w:rPr>
        <w:fldChar w:fldCharType="begin"/>
      </w:r>
      <w:r>
        <w:rPr>
          <w:rFonts w:cs="Times New Roman"/>
          <w:sz w:val="22"/>
        </w:rPr>
        <w:instrText xml:space="preserve"> HYPERLINK "https://doi.org/10.1038/s41590-018-0276-y" </w:instrText>
      </w:r>
      <w:r>
        <w:rPr>
          <w:rFonts w:cs="Times New Roman"/>
          <w:sz w:val="22"/>
        </w:rPr>
        <w:fldChar w:fldCharType="separate"/>
      </w:r>
      <w:r>
        <w:rPr>
          <w:rStyle w:val="11"/>
          <w:rFonts w:hint="eastAsia" w:cs="Times New Roman"/>
          <w:sz w:val="22"/>
        </w:rPr>
        <w:t>https://doi.org/10.1038/s41590-018-0276-y</w:t>
      </w:r>
      <w:r>
        <w:rPr>
          <w:rStyle w:val="11"/>
          <w:rFonts w:hint="eastAsia" w:cs="Times New Roman"/>
          <w:sz w:val="22"/>
        </w:rPr>
        <w:fldChar w:fldCharType="end"/>
      </w:r>
    </w:p>
    <w:p w14:paraId="0B006D12">
      <w:pPr>
        <w:numPr>
          <w:ilvl w:val="0"/>
          <w:numId w:val="1"/>
        </w:numPr>
        <w:spacing w:line="360" w:lineRule="auto"/>
        <w:ind w:firstLine="0" w:firstLineChars="0"/>
        <w:rPr>
          <w:rFonts w:cs="Times New Roman"/>
          <w:sz w:val="22"/>
        </w:rPr>
      </w:pPr>
      <w:del w:id="292" w:author="郭依嘉" w:date="2026-07-13T21:51:25Z">
        <w:r>
          <w:rPr>
            <w:rFonts w:cs="Times New Roman"/>
            <w:sz w:val="22"/>
          </w:rPr>
          <w:delText xml:space="preserve">J. Gray </w:delText>
        </w:r>
      </w:del>
      <w:r>
        <w:rPr>
          <w:rFonts w:cs="Times New Roman"/>
          <w:sz w:val="22"/>
        </w:rPr>
        <w:t>Camp</w:t>
      </w:r>
      <w:ins w:id="293" w:author="郭依嘉" w:date="2026-07-13T21:51:27Z">
        <w:r>
          <w:rPr>
            <w:rFonts w:hint="eastAsia" w:cs="Times New Roman"/>
            <w:sz w:val="22"/>
            <w:lang w:val="en-US" w:eastAsia="zh-CN"/>
          </w:rPr>
          <w:t xml:space="preserve"> </w:t>
        </w:r>
      </w:ins>
      <w:ins w:id="294" w:author="郭依嘉" w:date="2026-07-13T21:51:28Z">
        <w:r>
          <w:rPr>
            <w:rFonts w:cs="Times New Roman"/>
            <w:sz w:val="22"/>
          </w:rPr>
          <w:t>J. Gray</w:t>
        </w:r>
      </w:ins>
      <w:r>
        <w:rPr>
          <w:rFonts w:cs="Times New Roman"/>
          <w:sz w:val="22"/>
        </w:rPr>
        <w:t xml:space="preserve">, Keisuke Sekine, Tobias Gerber, Henry Loeffler-Wirth, Hans Binder, Malgorzata Gac, Sabina Kanton, </w:t>
      </w:r>
      <w:r>
        <w:rPr>
          <w:rFonts w:cs="Times New Roman"/>
          <w:i/>
          <w:iCs/>
          <w:sz w:val="22"/>
        </w:rPr>
        <w:t>et al</w:t>
      </w:r>
      <w:r>
        <w:rPr>
          <w:rFonts w:cs="Times New Roman"/>
          <w:sz w:val="22"/>
        </w:rPr>
        <w:t xml:space="preserve">. </w:t>
      </w:r>
      <w:r>
        <w:rPr>
          <w:rFonts w:hint="eastAsia" w:cs="Times New Roman"/>
          <w:sz w:val="22"/>
        </w:rPr>
        <w:t xml:space="preserve">2017. </w:t>
      </w:r>
      <w:r>
        <w:rPr>
          <w:rFonts w:cs="Times New Roman"/>
          <w:sz w:val="22"/>
        </w:rPr>
        <w:t xml:space="preserve">“Multilineage communication regulates human liver bud development from pluripotency.” </w:t>
      </w:r>
      <w:r>
        <w:rPr>
          <w:rFonts w:cs="Times New Roman"/>
          <w:i/>
          <w:iCs/>
          <w:sz w:val="22"/>
        </w:rPr>
        <w:t>Nature</w:t>
      </w:r>
      <w:del w:id="295" w:author="龙" w:date="2026-07-13T16:48:11Z">
        <w:r>
          <w:rPr>
            <w:rFonts w:cs="Times New Roman"/>
            <w:sz w:val="22"/>
          </w:rPr>
          <w:delText>.</w:delText>
        </w:r>
      </w:del>
      <w:r>
        <w:rPr>
          <w:rFonts w:cs="Times New Roman"/>
          <w:sz w:val="22"/>
        </w:rPr>
        <w:t xml:space="preserve"> 546:</w:t>
      </w:r>
      <w:r>
        <w:rPr>
          <w:rFonts w:hint="eastAsia" w:cs="Times New Roman"/>
          <w:sz w:val="22"/>
        </w:rPr>
        <w:t xml:space="preserve"> </w:t>
      </w:r>
      <w:r>
        <w:rPr>
          <w:rFonts w:cs="Times New Roman"/>
          <w:sz w:val="22"/>
        </w:rPr>
        <w:t>533–538.</w:t>
      </w:r>
      <w:r>
        <w:rPr>
          <w:rFonts w:hint="eastAsia" w:cs="Times New Roman"/>
          <w:sz w:val="22"/>
        </w:rPr>
        <w:t xml:space="preserve"> </w:t>
      </w:r>
      <w:r>
        <w:rPr>
          <w:rFonts w:cs="Times New Roman"/>
          <w:sz w:val="22"/>
        </w:rPr>
        <w:fldChar w:fldCharType="begin"/>
      </w:r>
      <w:r>
        <w:rPr>
          <w:rFonts w:cs="Times New Roman"/>
          <w:sz w:val="22"/>
        </w:rPr>
        <w:instrText xml:space="preserve"> HYPERLINK "https://doi.org/10.1038/nature22796" </w:instrText>
      </w:r>
      <w:r>
        <w:rPr>
          <w:rFonts w:cs="Times New Roman"/>
          <w:sz w:val="22"/>
        </w:rPr>
        <w:fldChar w:fldCharType="separate"/>
      </w:r>
      <w:r>
        <w:rPr>
          <w:rStyle w:val="11"/>
          <w:rFonts w:hint="eastAsia" w:cs="Times New Roman"/>
          <w:sz w:val="22"/>
        </w:rPr>
        <w:t>https://doi.org/10.1038/nature22796</w:t>
      </w:r>
      <w:r>
        <w:rPr>
          <w:rStyle w:val="11"/>
          <w:rFonts w:hint="eastAsia" w:cs="Times New Roman"/>
          <w:sz w:val="22"/>
        </w:rPr>
        <w:fldChar w:fldCharType="end"/>
      </w:r>
    </w:p>
    <w:p w14:paraId="31C71C0B">
      <w:pPr>
        <w:numPr>
          <w:ilvl w:val="0"/>
          <w:numId w:val="1"/>
        </w:numPr>
        <w:spacing w:line="360" w:lineRule="auto"/>
        <w:ind w:firstLine="0" w:firstLineChars="0"/>
        <w:rPr>
          <w:rFonts w:cs="Times New Roman"/>
          <w:sz w:val="22"/>
          <w:szCs w:val="22"/>
        </w:rPr>
      </w:pPr>
      <w:del w:id="296" w:author="郭依嘉" w:date="2026-07-13T21:51:34Z">
        <w:r>
          <w:rPr>
            <w:rFonts w:cs="Times New Roman"/>
            <w:sz w:val="22"/>
            <w:szCs w:val="22"/>
          </w:rPr>
          <w:delText xml:space="preserve">Michael </w:delText>
        </w:r>
      </w:del>
      <w:r>
        <w:rPr>
          <w:rFonts w:cs="Times New Roman"/>
          <w:sz w:val="22"/>
          <w:szCs w:val="22"/>
        </w:rPr>
        <w:t>Ashburner</w:t>
      </w:r>
      <w:ins w:id="297" w:author="郭依嘉" w:date="2026-07-13T21:51:36Z">
        <w:r>
          <w:rPr>
            <w:rFonts w:hint="eastAsia" w:cs="Times New Roman"/>
            <w:sz w:val="22"/>
            <w:szCs w:val="22"/>
            <w:lang w:val="en-US" w:eastAsia="zh-CN"/>
          </w:rPr>
          <w:t xml:space="preserve"> </w:t>
        </w:r>
      </w:ins>
      <w:ins w:id="298" w:author="郭依嘉" w:date="2026-07-13T21:51:37Z">
        <w:r>
          <w:rPr>
            <w:rFonts w:cs="Times New Roman"/>
            <w:sz w:val="22"/>
            <w:szCs w:val="22"/>
          </w:rPr>
          <w:t>Michael</w:t>
        </w:r>
      </w:ins>
      <w:r>
        <w:rPr>
          <w:rFonts w:cs="Times New Roman"/>
          <w:sz w:val="22"/>
          <w:szCs w:val="22"/>
        </w:rPr>
        <w:t xml:space="preserve">, Catherine A. Ball, Judith A. Blake, David Botstein, Heather Butler, J. Michael Cherry, Allan P. Davis, </w:t>
      </w:r>
      <w:r>
        <w:rPr>
          <w:rFonts w:cs="Times New Roman"/>
          <w:i/>
          <w:iCs/>
          <w:sz w:val="22"/>
          <w:szCs w:val="22"/>
        </w:rPr>
        <w:t>et al</w:t>
      </w:r>
      <w:r>
        <w:rPr>
          <w:rFonts w:cs="Times New Roman"/>
          <w:sz w:val="22"/>
          <w:szCs w:val="22"/>
        </w:rPr>
        <w:t xml:space="preserve">. </w:t>
      </w:r>
      <w:r>
        <w:rPr>
          <w:rFonts w:hint="eastAsia" w:cs="Times New Roman"/>
          <w:sz w:val="22"/>
          <w:szCs w:val="22"/>
        </w:rPr>
        <w:t xml:space="preserve">2000. </w:t>
      </w:r>
      <w:r>
        <w:rPr>
          <w:rFonts w:cs="Times New Roman"/>
          <w:sz w:val="22"/>
          <w:szCs w:val="22"/>
        </w:rPr>
        <w:t>“Gene ontology: tool for the unification of biology.”</w:t>
      </w:r>
      <w:r>
        <w:rPr>
          <w:rFonts w:hint="eastAsia" w:cs="Times New Roman"/>
          <w:sz w:val="22"/>
          <w:szCs w:val="22"/>
        </w:rPr>
        <w:t xml:space="preserve"> </w:t>
      </w:r>
      <w:r>
        <w:rPr>
          <w:rFonts w:cs="Times New Roman"/>
          <w:i/>
          <w:iCs/>
          <w:sz w:val="22"/>
          <w:szCs w:val="22"/>
        </w:rPr>
        <w:t>Nature Genetics</w:t>
      </w:r>
      <w:r>
        <w:rPr>
          <w:rFonts w:hint="eastAsia" w:cs="Times New Roman"/>
          <w:sz w:val="22"/>
          <w:szCs w:val="22"/>
        </w:rPr>
        <w:t xml:space="preserve"> </w:t>
      </w:r>
      <w:r>
        <w:rPr>
          <w:rFonts w:cs="Times New Roman"/>
          <w:sz w:val="22"/>
          <w:szCs w:val="22"/>
        </w:rPr>
        <w:t>25:</w:t>
      </w:r>
      <w:r>
        <w:rPr>
          <w:rFonts w:hint="eastAsia" w:cs="Times New Roman"/>
          <w:sz w:val="22"/>
          <w:szCs w:val="22"/>
        </w:rPr>
        <w:t xml:space="preserve"> </w:t>
      </w:r>
      <w:r>
        <w:rPr>
          <w:rFonts w:cs="Times New Roman"/>
          <w:sz w:val="22"/>
          <w:szCs w:val="22"/>
        </w:rPr>
        <w:t>25–</w:t>
      </w:r>
      <w:r>
        <w:rPr>
          <w:rFonts w:hint="eastAsia" w:cs="Times New Roman"/>
          <w:sz w:val="22"/>
          <w:szCs w:val="22"/>
        </w:rPr>
        <w:t>2</w:t>
      </w:r>
      <w:r>
        <w:rPr>
          <w:rFonts w:cs="Times New Roman"/>
          <w:sz w:val="22"/>
          <w:szCs w:val="22"/>
        </w:rPr>
        <w:t>9.</w:t>
      </w:r>
      <w:r>
        <w:rPr>
          <w:rFonts w:hint="eastAsia" w:cs="Times New Roman"/>
          <w:sz w:val="22"/>
          <w:szCs w:val="22"/>
        </w:rPr>
        <w:t xml:space="preserve"> </w:t>
      </w:r>
      <w:r>
        <w:rPr>
          <w:rFonts w:cs="Times New Roman"/>
          <w:sz w:val="22"/>
          <w:szCs w:val="22"/>
        </w:rPr>
        <w:fldChar w:fldCharType="begin"/>
      </w:r>
      <w:r>
        <w:rPr>
          <w:rFonts w:cs="Times New Roman"/>
          <w:sz w:val="22"/>
          <w:szCs w:val="22"/>
        </w:rPr>
        <w:instrText xml:space="preserve"> HYPERLINK "https://doi.org/10.1038/75556" </w:instrText>
      </w:r>
      <w:r>
        <w:rPr>
          <w:rFonts w:cs="Times New Roman"/>
          <w:sz w:val="22"/>
          <w:szCs w:val="22"/>
        </w:rPr>
        <w:fldChar w:fldCharType="separate"/>
      </w:r>
      <w:r>
        <w:rPr>
          <w:rStyle w:val="11"/>
          <w:rFonts w:hint="eastAsia" w:cs="Times New Roman"/>
          <w:sz w:val="22"/>
          <w:szCs w:val="22"/>
        </w:rPr>
        <w:t>https://doi.org/10.1038/75556</w:t>
      </w:r>
      <w:r>
        <w:rPr>
          <w:rStyle w:val="11"/>
          <w:rFonts w:hint="eastAsia" w:cs="Times New Roman"/>
          <w:sz w:val="22"/>
          <w:szCs w:val="22"/>
        </w:rPr>
        <w:fldChar w:fldCharType="end"/>
      </w:r>
    </w:p>
    <w:p w14:paraId="547FFAE0">
      <w:pPr>
        <w:numPr>
          <w:ilvl w:val="0"/>
          <w:numId w:val="1"/>
        </w:numPr>
        <w:spacing w:line="360" w:lineRule="auto"/>
        <w:ind w:firstLine="0" w:firstLineChars="0"/>
        <w:rPr>
          <w:rFonts w:cs="Times New Roman"/>
          <w:sz w:val="22"/>
          <w:szCs w:val="22"/>
        </w:rPr>
      </w:pPr>
      <w:del w:id="299" w:author="郭依嘉" w:date="2026-07-13T21:51:47Z">
        <w:r>
          <w:rPr>
            <w:rFonts w:cs="Times New Roman"/>
            <w:sz w:val="22"/>
            <w:szCs w:val="22"/>
          </w:rPr>
          <w:delText xml:space="preserve">Minoru </w:delText>
        </w:r>
      </w:del>
      <w:r>
        <w:rPr>
          <w:rFonts w:cs="Times New Roman"/>
          <w:sz w:val="22"/>
          <w:szCs w:val="22"/>
        </w:rPr>
        <w:t>Kanehisa</w:t>
      </w:r>
      <w:ins w:id="300" w:author="郭依嘉" w:date="2026-07-13T21:51:49Z">
        <w:r>
          <w:rPr>
            <w:rFonts w:hint="eastAsia" w:cs="Times New Roman"/>
            <w:sz w:val="22"/>
            <w:szCs w:val="22"/>
            <w:lang w:val="en-US" w:eastAsia="zh-CN"/>
          </w:rPr>
          <w:t xml:space="preserve"> </w:t>
        </w:r>
      </w:ins>
      <w:ins w:id="301" w:author="郭依嘉" w:date="2026-07-13T21:51:50Z">
        <w:r>
          <w:rPr>
            <w:rFonts w:cs="Times New Roman"/>
            <w:sz w:val="22"/>
            <w:szCs w:val="22"/>
          </w:rPr>
          <w:t>Minoru</w:t>
        </w:r>
      </w:ins>
      <w:r>
        <w:rPr>
          <w:rFonts w:cs="Times New Roman"/>
          <w:sz w:val="22"/>
          <w:szCs w:val="22"/>
        </w:rPr>
        <w:t xml:space="preserve">, Susumu Goto. </w:t>
      </w:r>
      <w:r>
        <w:rPr>
          <w:rFonts w:hint="eastAsia" w:cs="Times New Roman"/>
          <w:sz w:val="22"/>
          <w:szCs w:val="22"/>
        </w:rPr>
        <w:t xml:space="preserve">2000. </w:t>
      </w:r>
      <w:r>
        <w:rPr>
          <w:rFonts w:cs="Times New Roman"/>
          <w:sz w:val="22"/>
          <w:szCs w:val="22"/>
        </w:rPr>
        <w:t xml:space="preserve">“KEGG: </w:t>
      </w:r>
      <w:r>
        <w:rPr>
          <w:rFonts w:hint="eastAsia" w:cs="Times New Roman"/>
          <w:sz w:val="22"/>
          <w:szCs w:val="22"/>
        </w:rPr>
        <w:t>k</w:t>
      </w:r>
      <w:r>
        <w:rPr>
          <w:rFonts w:cs="Times New Roman"/>
          <w:sz w:val="22"/>
          <w:szCs w:val="22"/>
        </w:rPr>
        <w:t xml:space="preserve">yoto </w:t>
      </w:r>
      <w:r>
        <w:rPr>
          <w:rFonts w:hint="eastAsia" w:cs="Times New Roman"/>
          <w:sz w:val="22"/>
          <w:szCs w:val="22"/>
        </w:rPr>
        <w:t>e</w:t>
      </w:r>
      <w:r>
        <w:rPr>
          <w:rFonts w:cs="Times New Roman"/>
          <w:sz w:val="22"/>
          <w:szCs w:val="22"/>
        </w:rPr>
        <w:t xml:space="preserve">ncyclopedia of </w:t>
      </w:r>
      <w:r>
        <w:rPr>
          <w:rFonts w:hint="eastAsia" w:cs="Times New Roman"/>
          <w:sz w:val="22"/>
          <w:szCs w:val="22"/>
        </w:rPr>
        <w:t>g</w:t>
      </w:r>
      <w:r>
        <w:rPr>
          <w:rFonts w:cs="Times New Roman"/>
          <w:sz w:val="22"/>
          <w:szCs w:val="22"/>
        </w:rPr>
        <w:t xml:space="preserve">enes and </w:t>
      </w:r>
      <w:r>
        <w:rPr>
          <w:rFonts w:hint="eastAsia" w:cs="Times New Roman"/>
          <w:sz w:val="22"/>
          <w:szCs w:val="22"/>
        </w:rPr>
        <w:t>g</w:t>
      </w:r>
      <w:r>
        <w:rPr>
          <w:rFonts w:cs="Times New Roman"/>
          <w:sz w:val="22"/>
          <w:szCs w:val="22"/>
        </w:rPr>
        <w:t>enomes.”</w:t>
      </w:r>
      <w:r>
        <w:rPr>
          <w:rFonts w:cs="Times New Roman"/>
          <w:i/>
          <w:iCs/>
          <w:sz w:val="22"/>
          <w:szCs w:val="22"/>
        </w:rPr>
        <w:t xml:space="preserve"> Nucleic Acids Research</w:t>
      </w:r>
      <w:r>
        <w:rPr>
          <w:rFonts w:hint="eastAsia" w:cs="Times New Roman"/>
          <w:i/>
          <w:iCs/>
          <w:sz w:val="22"/>
          <w:szCs w:val="22"/>
        </w:rPr>
        <w:t xml:space="preserve"> </w:t>
      </w:r>
      <w:r>
        <w:rPr>
          <w:rFonts w:cs="Times New Roman"/>
          <w:sz w:val="22"/>
          <w:szCs w:val="22"/>
        </w:rPr>
        <w:t>28:</w:t>
      </w:r>
      <w:r>
        <w:rPr>
          <w:rFonts w:hint="eastAsia" w:cs="Times New Roman"/>
          <w:sz w:val="22"/>
          <w:szCs w:val="22"/>
        </w:rPr>
        <w:t xml:space="preserve"> </w:t>
      </w:r>
      <w:r>
        <w:rPr>
          <w:rFonts w:cs="Times New Roman"/>
          <w:sz w:val="22"/>
          <w:szCs w:val="22"/>
        </w:rPr>
        <w:t>27–30.</w:t>
      </w:r>
      <w:r>
        <w:rPr>
          <w:rFonts w:hint="eastAsia" w:cs="Times New Roman"/>
          <w:sz w:val="22"/>
          <w:szCs w:val="22"/>
        </w:rPr>
        <w:t xml:space="preserve"> </w:t>
      </w:r>
      <w:r>
        <w:rPr>
          <w:rFonts w:cs="Times New Roman"/>
          <w:sz w:val="22"/>
          <w:szCs w:val="22"/>
        </w:rPr>
        <w:fldChar w:fldCharType="begin"/>
      </w:r>
      <w:r>
        <w:rPr>
          <w:rFonts w:cs="Times New Roman"/>
          <w:sz w:val="22"/>
          <w:szCs w:val="22"/>
        </w:rPr>
        <w:instrText xml:space="preserve"> HYPERLINK "https://doi.org/10.1093/nar/28.1.27" </w:instrText>
      </w:r>
      <w:r>
        <w:rPr>
          <w:rFonts w:cs="Times New Roman"/>
          <w:sz w:val="22"/>
          <w:szCs w:val="22"/>
        </w:rPr>
        <w:fldChar w:fldCharType="separate"/>
      </w:r>
      <w:r>
        <w:rPr>
          <w:rStyle w:val="11"/>
          <w:rFonts w:hint="eastAsia" w:cs="Times New Roman"/>
          <w:sz w:val="22"/>
          <w:szCs w:val="22"/>
        </w:rPr>
        <w:t>https://doi.org/10.1093/nar/28.1.27</w:t>
      </w:r>
      <w:r>
        <w:rPr>
          <w:rStyle w:val="11"/>
          <w:rFonts w:hint="eastAsia" w:cs="Times New Roman"/>
          <w:sz w:val="22"/>
          <w:szCs w:val="22"/>
        </w:rPr>
        <w:fldChar w:fldCharType="end"/>
      </w:r>
    </w:p>
    <w:p w14:paraId="2F2587DB">
      <w:pPr>
        <w:numPr>
          <w:ilvl w:val="0"/>
          <w:numId w:val="1"/>
        </w:numPr>
        <w:spacing w:line="360" w:lineRule="auto"/>
        <w:ind w:firstLine="0" w:firstLineChars="0"/>
        <w:rPr>
          <w:rFonts w:cs="Times New Roman"/>
          <w:sz w:val="22"/>
          <w:szCs w:val="22"/>
        </w:rPr>
      </w:pPr>
      <w:del w:id="302" w:author="郭依嘉" w:date="2026-07-13T21:51:55Z">
        <w:r>
          <w:rPr>
            <w:rFonts w:cs="Times New Roman"/>
            <w:sz w:val="22"/>
            <w:szCs w:val="22"/>
          </w:rPr>
          <w:delText xml:space="preserve">Sara </w:delText>
        </w:r>
      </w:del>
      <w:r>
        <w:rPr>
          <w:rFonts w:cs="Times New Roman"/>
          <w:sz w:val="22"/>
          <w:szCs w:val="22"/>
        </w:rPr>
        <w:t>Aibar</w:t>
      </w:r>
      <w:ins w:id="303" w:author="郭依嘉" w:date="2026-07-13T21:51:57Z">
        <w:r>
          <w:rPr>
            <w:rFonts w:hint="eastAsia" w:cs="Times New Roman"/>
            <w:sz w:val="22"/>
            <w:szCs w:val="22"/>
            <w:lang w:val="en-US" w:eastAsia="zh-CN"/>
          </w:rPr>
          <w:t xml:space="preserve"> </w:t>
        </w:r>
      </w:ins>
      <w:ins w:id="304" w:author="郭依嘉" w:date="2026-07-13T21:51:58Z">
        <w:r>
          <w:rPr>
            <w:rFonts w:cs="Times New Roman"/>
            <w:sz w:val="22"/>
            <w:szCs w:val="22"/>
          </w:rPr>
          <w:t>Sara</w:t>
        </w:r>
      </w:ins>
      <w:r>
        <w:rPr>
          <w:rFonts w:cs="Times New Roman"/>
          <w:sz w:val="22"/>
          <w:szCs w:val="22"/>
        </w:rPr>
        <w:t xml:space="preserve">, Carmen Bravo González-Blas, Thomas Moerman, Vân Anh Huynh-Thu, Hana Imrichova, Gert Hulselmans, Florian Rambow, </w:t>
      </w:r>
      <w:r>
        <w:rPr>
          <w:rFonts w:cs="Times New Roman"/>
          <w:i/>
          <w:iCs/>
          <w:sz w:val="22"/>
          <w:szCs w:val="22"/>
        </w:rPr>
        <w:t>et al</w:t>
      </w:r>
      <w:r>
        <w:rPr>
          <w:rFonts w:cs="Times New Roman"/>
          <w:sz w:val="22"/>
          <w:szCs w:val="22"/>
        </w:rPr>
        <w:t xml:space="preserve">. </w:t>
      </w:r>
      <w:r>
        <w:rPr>
          <w:rFonts w:hint="eastAsia" w:cs="Times New Roman"/>
          <w:sz w:val="22"/>
          <w:szCs w:val="22"/>
        </w:rPr>
        <w:t xml:space="preserve">2017. </w:t>
      </w:r>
      <w:r>
        <w:rPr>
          <w:rFonts w:cs="Times New Roman"/>
          <w:sz w:val="22"/>
          <w:szCs w:val="22"/>
        </w:rPr>
        <w:t>“SCENIC: single-cell regulatory network inference and clustering.”</w:t>
      </w:r>
      <w:r>
        <w:rPr>
          <w:rFonts w:hint="eastAsia" w:cs="Times New Roman"/>
          <w:sz w:val="22"/>
          <w:szCs w:val="22"/>
        </w:rPr>
        <w:t xml:space="preserve"> </w:t>
      </w:r>
      <w:r>
        <w:rPr>
          <w:rFonts w:cs="Times New Roman"/>
          <w:i/>
          <w:iCs/>
          <w:sz w:val="22"/>
          <w:szCs w:val="22"/>
        </w:rPr>
        <w:t>Nature</w:t>
      </w:r>
      <w:r>
        <w:rPr>
          <w:rFonts w:hint="eastAsia" w:cs="Times New Roman"/>
          <w:i/>
          <w:iCs/>
          <w:sz w:val="22"/>
          <w:szCs w:val="22"/>
        </w:rPr>
        <w:t xml:space="preserve"> </w:t>
      </w:r>
      <w:r>
        <w:rPr>
          <w:rFonts w:cs="Times New Roman"/>
          <w:i/>
          <w:iCs/>
          <w:sz w:val="22"/>
          <w:szCs w:val="22"/>
        </w:rPr>
        <w:t>Methods</w:t>
      </w:r>
      <w:r>
        <w:rPr>
          <w:rFonts w:hint="eastAsia" w:cs="Times New Roman"/>
          <w:sz w:val="22"/>
          <w:szCs w:val="22"/>
        </w:rPr>
        <w:t xml:space="preserve"> </w:t>
      </w:r>
      <w:r>
        <w:rPr>
          <w:rFonts w:cs="Times New Roman"/>
          <w:sz w:val="22"/>
          <w:szCs w:val="22"/>
        </w:rPr>
        <w:t>14:</w:t>
      </w:r>
      <w:r>
        <w:rPr>
          <w:rFonts w:hint="eastAsia" w:cs="Times New Roman"/>
          <w:sz w:val="22"/>
          <w:szCs w:val="22"/>
        </w:rPr>
        <w:t xml:space="preserve"> </w:t>
      </w:r>
      <w:r>
        <w:rPr>
          <w:rFonts w:cs="Times New Roman"/>
          <w:sz w:val="22"/>
          <w:szCs w:val="22"/>
        </w:rPr>
        <w:t>1083–1086.</w:t>
      </w:r>
      <w:r>
        <w:rPr>
          <w:rFonts w:hint="eastAsia" w:cs="Times New Roman"/>
          <w:sz w:val="22"/>
          <w:szCs w:val="22"/>
        </w:rPr>
        <w:t xml:space="preserve"> </w:t>
      </w:r>
      <w:r>
        <w:rPr>
          <w:rFonts w:cs="Times New Roman"/>
          <w:sz w:val="22"/>
          <w:szCs w:val="22"/>
        </w:rPr>
        <w:fldChar w:fldCharType="begin"/>
      </w:r>
      <w:r>
        <w:rPr>
          <w:rFonts w:cs="Times New Roman"/>
          <w:sz w:val="22"/>
          <w:szCs w:val="22"/>
        </w:rPr>
        <w:instrText xml:space="preserve"> HYPERLINK "https://doi.org/10.1038/nmeth.4463" </w:instrText>
      </w:r>
      <w:r>
        <w:rPr>
          <w:rFonts w:cs="Times New Roman"/>
          <w:sz w:val="22"/>
          <w:szCs w:val="22"/>
        </w:rPr>
        <w:fldChar w:fldCharType="separate"/>
      </w:r>
      <w:r>
        <w:rPr>
          <w:rStyle w:val="11"/>
          <w:rFonts w:hint="eastAsia" w:cs="Times New Roman"/>
          <w:sz w:val="22"/>
          <w:szCs w:val="22"/>
        </w:rPr>
        <w:t>https://doi.org/10.1038/nmeth.4463</w:t>
      </w:r>
      <w:r>
        <w:rPr>
          <w:rStyle w:val="11"/>
          <w:rFonts w:hint="eastAsia" w:cs="Times New Roman"/>
          <w:sz w:val="22"/>
          <w:szCs w:val="22"/>
        </w:rPr>
        <w:fldChar w:fldCharType="end"/>
      </w:r>
    </w:p>
    <w:p w14:paraId="10B8F555">
      <w:pPr>
        <w:numPr>
          <w:ilvl w:val="0"/>
          <w:numId w:val="1"/>
        </w:numPr>
        <w:spacing w:line="360" w:lineRule="auto"/>
        <w:ind w:firstLine="0" w:firstLineChars="0"/>
        <w:rPr>
          <w:rFonts w:cs="Times New Roman"/>
          <w:sz w:val="22"/>
          <w:szCs w:val="22"/>
        </w:rPr>
      </w:pPr>
      <w:del w:id="305" w:author="郭依嘉" w:date="2026-07-13T21:52:04Z">
        <w:r>
          <w:rPr>
            <w:rFonts w:cs="Times New Roman"/>
            <w:sz w:val="22"/>
            <w:szCs w:val="22"/>
          </w:rPr>
          <w:delText xml:space="preserve">Xiaojie </w:delText>
        </w:r>
      </w:del>
      <w:r>
        <w:rPr>
          <w:rFonts w:cs="Times New Roman"/>
          <w:sz w:val="22"/>
          <w:szCs w:val="22"/>
        </w:rPr>
        <w:t>Qiu</w:t>
      </w:r>
      <w:ins w:id="306" w:author="郭依嘉" w:date="2026-07-13T21:52:06Z">
        <w:r>
          <w:rPr>
            <w:rFonts w:hint="eastAsia" w:cs="Times New Roman"/>
            <w:sz w:val="22"/>
            <w:szCs w:val="22"/>
            <w:lang w:val="en-US" w:eastAsia="zh-CN"/>
          </w:rPr>
          <w:t xml:space="preserve"> </w:t>
        </w:r>
      </w:ins>
      <w:ins w:id="307" w:author="郭依嘉" w:date="2026-07-13T21:52:06Z">
        <w:r>
          <w:rPr>
            <w:rFonts w:cs="Times New Roman"/>
            <w:sz w:val="22"/>
            <w:szCs w:val="22"/>
          </w:rPr>
          <w:t>Xiaojie</w:t>
        </w:r>
      </w:ins>
      <w:r>
        <w:rPr>
          <w:rFonts w:cs="Times New Roman"/>
          <w:sz w:val="22"/>
          <w:szCs w:val="22"/>
        </w:rPr>
        <w:t>, Qi Mao, Ying Tang, Li Wang, Raghav Chawla, Hannah A Pliner</w:t>
      </w:r>
      <w:r>
        <w:rPr>
          <w:rFonts w:hint="eastAsia" w:cs="Times New Roman"/>
          <w:sz w:val="22"/>
          <w:szCs w:val="22"/>
          <w:lang w:val="en-US" w:eastAsia="zh-CN"/>
        </w:rPr>
        <w:t xml:space="preserve">, </w:t>
      </w:r>
      <w:r>
        <w:rPr>
          <w:rFonts w:cs="Times New Roman"/>
          <w:sz w:val="22"/>
          <w:szCs w:val="22"/>
        </w:rPr>
        <w:t>Cole Trapnell</w:t>
      </w:r>
      <w:r>
        <w:rPr>
          <w:rFonts w:hint="eastAsia" w:cs="Times New Roman"/>
          <w:sz w:val="22"/>
          <w:szCs w:val="22"/>
        </w:rPr>
        <w:t xml:space="preserve">. 2017. </w:t>
      </w:r>
      <w:r>
        <w:rPr>
          <w:rFonts w:cs="Times New Roman"/>
          <w:sz w:val="22"/>
          <w:szCs w:val="22"/>
        </w:rPr>
        <w:t xml:space="preserve">“Reversed graph embedding resolves complex single-cell trajectories.” </w:t>
      </w:r>
      <w:r>
        <w:rPr>
          <w:rFonts w:cs="Times New Roman"/>
          <w:i/>
          <w:iCs/>
          <w:sz w:val="22"/>
          <w:szCs w:val="22"/>
        </w:rPr>
        <w:t>Nature Methods</w:t>
      </w:r>
      <w:r>
        <w:rPr>
          <w:rFonts w:cs="Times New Roman"/>
          <w:sz w:val="22"/>
          <w:szCs w:val="22"/>
        </w:rPr>
        <w:t>.</w:t>
      </w:r>
      <w:r>
        <w:rPr>
          <w:rFonts w:hint="eastAsia" w:cs="Times New Roman"/>
          <w:sz w:val="22"/>
          <w:szCs w:val="22"/>
        </w:rPr>
        <w:t xml:space="preserve"> </w:t>
      </w:r>
      <w:r>
        <w:rPr>
          <w:rFonts w:cs="Times New Roman"/>
          <w:sz w:val="22"/>
          <w:szCs w:val="22"/>
        </w:rPr>
        <w:t>14:</w:t>
      </w:r>
      <w:r>
        <w:rPr>
          <w:rFonts w:hint="eastAsia" w:cs="Times New Roman"/>
          <w:sz w:val="22"/>
          <w:szCs w:val="22"/>
        </w:rPr>
        <w:t xml:space="preserve"> </w:t>
      </w:r>
      <w:r>
        <w:rPr>
          <w:rFonts w:cs="Times New Roman"/>
          <w:sz w:val="22"/>
          <w:szCs w:val="22"/>
        </w:rPr>
        <w:t>9</w:t>
      </w:r>
      <w:r>
        <w:rPr>
          <w:rFonts w:hint="eastAsia" w:cs="Times New Roman"/>
          <w:sz w:val="22"/>
          <w:szCs w:val="22"/>
        </w:rPr>
        <w:t>79</w:t>
      </w:r>
      <w:r>
        <w:rPr>
          <w:rFonts w:cs="Times New Roman"/>
          <w:sz w:val="22"/>
          <w:szCs w:val="22"/>
        </w:rPr>
        <w:t>–9</w:t>
      </w:r>
      <w:r>
        <w:rPr>
          <w:rFonts w:hint="eastAsia" w:cs="Times New Roman"/>
          <w:sz w:val="22"/>
          <w:szCs w:val="22"/>
        </w:rPr>
        <w:t>82</w:t>
      </w:r>
      <w:r>
        <w:rPr>
          <w:rFonts w:cs="Times New Roman"/>
          <w:sz w:val="22"/>
          <w:szCs w:val="22"/>
        </w:rPr>
        <w:t>.</w:t>
      </w:r>
      <w:r>
        <w:rPr>
          <w:rFonts w:hint="eastAsia" w:cs="Times New Roman"/>
          <w:sz w:val="22"/>
          <w:szCs w:val="22"/>
        </w:rPr>
        <w:t xml:space="preserve"> </w:t>
      </w:r>
      <w:r>
        <w:rPr>
          <w:rFonts w:cs="Times New Roman"/>
          <w:sz w:val="22"/>
          <w:szCs w:val="22"/>
        </w:rPr>
        <w:fldChar w:fldCharType="begin"/>
      </w:r>
      <w:r>
        <w:rPr>
          <w:rFonts w:cs="Times New Roman"/>
          <w:sz w:val="22"/>
          <w:szCs w:val="22"/>
        </w:rPr>
        <w:instrText xml:space="preserve"> HYPERLINK "https://doi.org/10.1038/nmeth.4402" </w:instrText>
      </w:r>
      <w:r>
        <w:rPr>
          <w:rFonts w:cs="Times New Roman"/>
          <w:sz w:val="22"/>
          <w:szCs w:val="22"/>
        </w:rPr>
        <w:fldChar w:fldCharType="separate"/>
      </w:r>
      <w:r>
        <w:rPr>
          <w:rStyle w:val="11"/>
          <w:rFonts w:hint="eastAsia" w:cs="Times New Roman"/>
          <w:sz w:val="22"/>
          <w:szCs w:val="22"/>
        </w:rPr>
        <w:t>https://doi.org/10.1038/nmeth.4402</w:t>
      </w:r>
      <w:r>
        <w:rPr>
          <w:rStyle w:val="11"/>
          <w:rFonts w:hint="eastAsia" w:cs="Times New Roman"/>
          <w:sz w:val="22"/>
          <w:szCs w:val="22"/>
        </w:rPr>
        <w:fldChar w:fldCharType="end"/>
      </w:r>
    </w:p>
    <w:p w14:paraId="510A9E85">
      <w:pPr>
        <w:numPr>
          <w:ilvl w:val="0"/>
          <w:numId w:val="1"/>
        </w:numPr>
        <w:spacing w:line="360" w:lineRule="auto"/>
        <w:ind w:firstLine="0" w:firstLineChars="0"/>
        <w:rPr>
          <w:rFonts w:cs="Times New Roman"/>
          <w:sz w:val="22"/>
          <w:szCs w:val="22"/>
        </w:rPr>
      </w:pPr>
      <w:del w:id="308" w:author="郭依嘉" w:date="2026-07-13T21:52:10Z">
        <w:r>
          <w:rPr>
            <w:rFonts w:cs="Times New Roman"/>
            <w:sz w:val="22"/>
            <w:szCs w:val="22"/>
          </w:rPr>
          <w:delText xml:space="preserve">Suoqin </w:delText>
        </w:r>
      </w:del>
      <w:r>
        <w:rPr>
          <w:rFonts w:cs="Times New Roman"/>
          <w:sz w:val="22"/>
          <w:szCs w:val="22"/>
        </w:rPr>
        <w:t>Jin</w:t>
      </w:r>
      <w:ins w:id="309" w:author="郭依嘉" w:date="2026-07-13T21:52:12Z">
        <w:r>
          <w:rPr>
            <w:rFonts w:hint="eastAsia" w:cs="Times New Roman"/>
            <w:sz w:val="22"/>
            <w:szCs w:val="22"/>
            <w:lang w:val="en-US" w:eastAsia="zh-CN"/>
          </w:rPr>
          <w:t xml:space="preserve"> </w:t>
        </w:r>
      </w:ins>
      <w:ins w:id="310" w:author="郭依嘉" w:date="2026-07-13T21:52:12Z">
        <w:r>
          <w:rPr>
            <w:rFonts w:cs="Times New Roman"/>
            <w:sz w:val="22"/>
            <w:szCs w:val="22"/>
          </w:rPr>
          <w:t>Suoqin</w:t>
        </w:r>
      </w:ins>
      <w:r>
        <w:rPr>
          <w:rFonts w:cs="Times New Roman"/>
          <w:sz w:val="22"/>
          <w:szCs w:val="22"/>
        </w:rPr>
        <w:t>, Christian F. Guerrero-Juarez, Lihua Zhang, Ivan Chang, Raul Ramos, Chen-Hsiang Kuan, Peggy Myung,</w:t>
      </w:r>
      <w:r>
        <w:rPr>
          <w:rFonts w:hint="eastAsia" w:cs="Times New Roman"/>
          <w:sz w:val="22"/>
          <w:szCs w:val="22"/>
        </w:rPr>
        <w:t xml:space="preserve"> </w:t>
      </w:r>
      <w:r>
        <w:rPr>
          <w:rFonts w:cs="Times New Roman"/>
          <w:i/>
          <w:iCs/>
          <w:sz w:val="22"/>
          <w:szCs w:val="22"/>
        </w:rPr>
        <w:t>et al</w:t>
      </w:r>
      <w:r>
        <w:rPr>
          <w:rFonts w:cs="Times New Roman"/>
          <w:sz w:val="22"/>
          <w:szCs w:val="22"/>
        </w:rPr>
        <w:t xml:space="preserve">. </w:t>
      </w:r>
      <w:r>
        <w:rPr>
          <w:rFonts w:hint="eastAsia" w:cs="Times New Roman"/>
          <w:sz w:val="22"/>
          <w:szCs w:val="22"/>
        </w:rPr>
        <w:t xml:space="preserve">2021. </w:t>
      </w:r>
      <w:r>
        <w:rPr>
          <w:rFonts w:cs="Times New Roman"/>
          <w:sz w:val="22"/>
          <w:szCs w:val="22"/>
        </w:rPr>
        <w:t xml:space="preserve">“Inference and analysis of cell-cell communication using CellChat.” </w:t>
      </w:r>
      <w:r>
        <w:rPr>
          <w:rFonts w:cs="Times New Roman"/>
          <w:i/>
          <w:iCs/>
          <w:sz w:val="22"/>
          <w:szCs w:val="22"/>
        </w:rPr>
        <w:t>Nature Communications</w:t>
      </w:r>
      <w:r>
        <w:rPr>
          <w:rFonts w:hint="eastAsia" w:cs="Times New Roman"/>
          <w:sz w:val="22"/>
          <w:szCs w:val="22"/>
        </w:rPr>
        <w:t xml:space="preserve"> </w:t>
      </w:r>
      <w:r>
        <w:rPr>
          <w:rFonts w:cs="Times New Roman"/>
          <w:sz w:val="22"/>
          <w:szCs w:val="22"/>
        </w:rPr>
        <w:t>12:1088.</w:t>
      </w:r>
      <w:r>
        <w:rPr>
          <w:rFonts w:hint="eastAsia" w:cs="Times New Roman"/>
          <w:sz w:val="22"/>
          <w:szCs w:val="22"/>
        </w:rPr>
        <w:t xml:space="preserve"> </w:t>
      </w:r>
      <w:r>
        <w:rPr>
          <w:rFonts w:cs="Times New Roman"/>
          <w:sz w:val="22"/>
          <w:szCs w:val="22"/>
        </w:rPr>
        <w:fldChar w:fldCharType="begin"/>
      </w:r>
      <w:r>
        <w:rPr>
          <w:rFonts w:cs="Times New Roman"/>
          <w:sz w:val="22"/>
          <w:szCs w:val="22"/>
        </w:rPr>
        <w:instrText xml:space="preserve"> HYPERLINK "https://doi.org/10.1038/s41467-021-21246-9" </w:instrText>
      </w:r>
      <w:r>
        <w:rPr>
          <w:rFonts w:cs="Times New Roman"/>
          <w:sz w:val="22"/>
          <w:szCs w:val="22"/>
        </w:rPr>
        <w:fldChar w:fldCharType="separate"/>
      </w:r>
      <w:r>
        <w:rPr>
          <w:rStyle w:val="11"/>
          <w:rFonts w:cs="Times New Roman"/>
          <w:sz w:val="22"/>
          <w:szCs w:val="22"/>
        </w:rPr>
        <w:t>https://doi.org/10.1038/s41467-021-21246-9</w:t>
      </w:r>
      <w:r>
        <w:rPr>
          <w:rFonts w:cs="Times New Roman"/>
          <w:sz w:val="22"/>
          <w:szCs w:val="22"/>
        </w:rPr>
        <w:fldChar w:fldCharType="end"/>
      </w:r>
    </w:p>
    <w:p w14:paraId="464A7896">
      <w:pPr>
        <w:numPr>
          <w:ilvl w:val="0"/>
          <w:numId w:val="1"/>
        </w:numPr>
        <w:spacing w:line="360" w:lineRule="auto"/>
        <w:ind w:firstLine="0" w:firstLineChars="0"/>
        <w:rPr>
          <w:ins w:id="311" w:author="郭依嘉" w:date="2026-07-13T21:52:29Z"/>
          <w:rFonts w:cs="Times New Roman"/>
          <w:sz w:val="22"/>
          <w:szCs w:val="22"/>
        </w:rPr>
      </w:pPr>
      <w:del w:id="312" w:author="郭依嘉" w:date="2026-07-13T21:52:17Z">
        <w:r>
          <w:rPr>
            <w:rFonts w:hint="default" w:cs="Times New Roman"/>
            <w:sz w:val="22"/>
          </w:rPr>
          <w:delText xml:space="preserve">Yongxu </w:delText>
        </w:r>
      </w:del>
      <w:r>
        <w:rPr>
          <w:rFonts w:hint="default" w:cs="Times New Roman"/>
          <w:sz w:val="22"/>
        </w:rPr>
        <w:t>Jia</w:t>
      </w:r>
      <w:ins w:id="313" w:author="郭依嘉" w:date="2026-07-13T21:52:18Z">
        <w:r>
          <w:rPr>
            <w:rFonts w:hint="eastAsia" w:cs="Times New Roman"/>
            <w:sz w:val="22"/>
            <w:lang w:val="en-US" w:eastAsia="zh-CN"/>
          </w:rPr>
          <w:t xml:space="preserve"> </w:t>
        </w:r>
      </w:ins>
      <w:ins w:id="314" w:author="郭依嘉" w:date="2026-07-13T21:52:19Z">
        <w:r>
          <w:rPr>
            <w:rFonts w:hint="default" w:cs="Times New Roman"/>
            <w:sz w:val="22"/>
          </w:rPr>
          <w:t>Yongxu</w:t>
        </w:r>
      </w:ins>
      <w:r>
        <w:rPr>
          <w:rFonts w:hint="default" w:cs="Times New Roman"/>
          <w:sz w:val="22"/>
        </w:rPr>
        <w:t>, Baifeng Zhang, Chunyang Zhang, Dora Lai</w:t>
      </w:r>
      <w:r>
        <w:rPr>
          <w:rFonts w:hint="default" w:cs="Times New Roman"/>
          <w:sz w:val="22"/>
          <w:szCs w:val="22"/>
          <w:lang w:eastAsia="zh-CN"/>
        </w:rPr>
        <w:t>-</w:t>
      </w:r>
      <w:r>
        <w:rPr>
          <w:rFonts w:hint="default" w:cs="Times New Roman"/>
          <w:sz w:val="22"/>
        </w:rPr>
        <w:t>Wan Kwong, Zhiwei Chang, Shanshan Li, Zehua Wang</w:t>
      </w:r>
      <w:r>
        <w:rPr>
          <w:rFonts w:hint="default" w:cs="Times New Roman"/>
          <w:sz w:val="22"/>
          <w:szCs w:val="22"/>
          <w:lang w:val="en-US" w:eastAsia="zh-CN"/>
        </w:rPr>
        <w:t xml:space="preserve">, </w:t>
      </w:r>
      <w:r>
        <w:rPr>
          <w:rFonts w:cs="Times New Roman"/>
          <w:i/>
          <w:iCs/>
          <w:sz w:val="22"/>
          <w:szCs w:val="22"/>
        </w:rPr>
        <w:t>et al</w:t>
      </w:r>
      <w:r>
        <w:rPr>
          <w:rFonts w:hint="default" w:cs="Times New Roman"/>
          <w:sz w:val="22"/>
        </w:rPr>
        <w:t>.</w:t>
      </w:r>
      <w:r>
        <w:rPr>
          <w:rFonts w:hint="default" w:cs="Times New Roman"/>
          <w:sz w:val="22"/>
          <w:szCs w:val="22"/>
          <w:lang w:val="en-US" w:eastAsia="zh-CN"/>
        </w:rPr>
        <w:t xml:space="preserve"> 2023. “</w:t>
      </w:r>
      <w:r>
        <w:rPr>
          <w:rFonts w:hint="default" w:cs="Times New Roman"/>
          <w:sz w:val="22"/>
        </w:rPr>
        <w:t>Single-</w:t>
      </w:r>
      <w:r>
        <w:rPr>
          <w:rFonts w:hint="default" w:cs="Times New Roman"/>
          <w:sz w:val="22"/>
          <w:szCs w:val="22"/>
          <w:lang w:eastAsia="zh-CN"/>
        </w:rPr>
        <w:t>c</w:t>
      </w:r>
      <w:r>
        <w:rPr>
          <w:rFonts w:hint="default" w:cs="Times New Roman"/>
          <w:sz w:val="22"/>
        </w:rPr>
        <w:t xml:space="preserve">ell </w:t>
      </w:r>
      <w:r>
        <w:rPr>
          <w:rFonts w:hint="default" w:cs="Times New Roman"/>
          <w:sz w:val="22"/>
          <w:szCs w:val="22"/>
          <w:lang w:eastAsia="zh-CN"/>
        </w:rPr>
        <w:t>t</w:t>
      </w:r>
      <w:r>
        <w:rPr>
          <w:rFonts w:hint="default" w:cs="Times New Roman"/>
          <w:sz w:val="22"/>
        </w:rPr>
        <w:t xml:space="preserve">ranscriptomic </w:t>
      </w:r>
      <w:r>
        <w:rPr>
          <w:rFonts w:hint="default" w:cs="Times New Roman"/>
          <w:sz w:val="22"/>
          <w:szCs w:val="22"/>
          <w:lang w:eastAsia="zh-CN"/>
        </w:rPr>
        <w:t>a</w:t>
      </w:r>
      <w:r>
        <w:rPr>
          <w:rFonts w:hint="default" w:cs="Times New Roman"/>
          <w:sz w:val="22"/>
        </w:rPr>
        <w:t xml:space="preserve">nalysis of </w:t>
      </w:r>
      <w:r>
        <w:rPr>
          <w:rFonts w:hint="default" w:cs="Times New Roman"/>
          <w:sz w:val="22"/>
          <w:szCs w:val="22"/>
          <w:lang w:eastAsia="zh-CN"/>
        </w:rPr>
        <w:t>p</w:t>
      </w:r>
      <w:r>
        <w:rPr>
          <w:rFonts w:hint="default" w:cs="Times New Roman"/>
          <w:sz w:val="22"/>
        </w:rPr>
        <w:t xml:space="preserve">rimary and </w:t>
      </w:r>
      <w:r>
        <w:rPr>
          <w:rFonts w:hint="default" w:cs="Times New Roman"/>
          <w:sz w:val="22"/>
          <w:szCs w:val="22"/>
          <w:lang w:eastAsia="zh-CN"/>
        </w:rPr>
        <w:t>m</w:t>
      </w:r>
      <w:r>
        <w:rPr>
          <w:rFonts w:hint="default" w:cs="Times New Roman"/>
          <w:sz w:val="22"/>
        </w:rPr>
        <w:t xml:space="preserve">etastatic </w:t>
      </w:r>
      <w:r>
        <w:rPr>
          <w:rFonts w:hint="default" w:cs="Times New Roman"/>
          <w:sz w:val="22"/>
          <w:szCs w:val="22"/>
          <w:lang w:eastAsia="zh-CN"/>
        </w:rPr>
        <w:t>t</w:t>
      </w:r>
      <w:r>
        <w:rPr>
          <w:rFonts w:hint="default" w:cs="Times New Roman"/>
          <w:sz w:val="22"/>
        </w:rPr>
        <w:t xml:space="preserve">umor </w:t>
      </w:r>
      <w:r>
        <w:rPr>
          <w:rFonts w:hint="default" w:cs="Times New Roman"/>
          <w:sz w:val="22"/>
          <w:szCs w:val="22"/>
          <w:lang w:eastAsia="zh-CN"/>
        </w:rPr>
        <w:t>e</w:t>
      </w:r>
      <w:r>
        <w:rPr>
          <w:rFonts w:hint="default" w:cs="Times New Roman"/>
          <w:sz w:val="22"/>
        </w:rPr>
        <w:t xml:space="preserve">cosystems in </w:t>
      </w:r>
      <w:r>
        <w:rPr>
          <w:rFonts w:hint="default" w:cs="Times New Roman"/>
          <w:sz w:val="22"/>
          <w:szCs w:val="22"/>
          <w:lang w:eastAsia="zh-CN"/>
        </w:rPr>
        <w:t>e</w:t>
      </w:r>
      <w:r>
        <w:rPr>
          <w:rFonts w:hint="default" w:cs="Times New Roman"/>
          <w:sz w:val="22"/>
        </w:rPr>
        <w:t xml:space="preserve">sophageal </w:t>
      </w:r>
      <w:r>
        <w:rPr>
          <w:rFonts w:hint="default" w:cs="Times New Roman"/>
          <w:sz w:val="22"/>
          <w:szCs w:val="22"/>
          <w:lang w:eastAsia="zh-CN"/>
        </w:rPr>
        <w:t>s</w:t>
      </w:r>
      <w:r>
        <w:rPr>
          <w:rFonts w:hint="default" w:cs="Times New Roman"/>
          <w:sz w:val="22"/>
        </w:rPr>
        <w:t xml:space="preserve">quamous </w:t>
      </w:r>
      <w:r>
        <w:rPr>
          <w:rFonts w:hint="default" w:cs="Times New Roman"/>
          <w:sz w:val="22"/>
          <w:szCs w:val="22"/>
          <w:lang w:eastAsia="zh-CN"/>
        </w:rPr>
        <w:t>c</w:t>
      </w:r>
      <w:r>
        <w:rPr>
          <w:rFonts w:hint="default" w:cs="Times New Roman"/>
          <w:sz w:val="22"/>
        </w:rPr>
        <w:t xml:space="preserve">ell </w:t>
      </w:r>
      <w:r>
        <w:rPr>
          <w:rFonts w:hint="default" w:cs="Times New Roman"/>
          <w:sz w:val="22"/>
          <w:szCs w:val="22"/>
          <w:lang w:eastAsia="zh-CN"/>
        </w:rPr>
        <w:t>c</w:t>
      </w:r>
      <w:r>
        <w:rPr>
          <w:rFonts w:hint="default" w:cs="Times New Roman"/>
          <w:sz w:val="22"/>
        </w:rPr>
        <w:t xml:space="preserve">arcinoma. </w:t>
      </w:r>
      <w:r>
        <w:rPr>
          <w:rFonts w:hint="default" w:cs="Times New Roman"/>
          <w:i/>
          <w:iCs/>
          <w:sz w:val="22"/>
        </w:rPr>
        <w:t>Adv</w:t>
      </w:r>
      <w:r>
        <w:rPr>
          <w:rFonts w:hint="default" w:cs="Times New Roman"/>
          <w:i/>
          <w:iCs/>
          <w:sz w:val="22"/>
          <w:szCs w:val="22"/>
          <w:lang w:val="en-US" w:eastAsia="zh-CN"/>
        </w:rPr>
        <w:t>anced</w:t>
      </w:r>
      <w:r>
        <w:rPr>
          <w:rFonts w:hint="default" w:cs="Times New Roman"/>
          <w:i/>
          <w:iCs/>
          <w:sz w:val="22"/>
        </w:rPr>
        <w:t xml:space="preserve"> Sci</w:t>
      </w:r>
      <w:r>
        <w:rPr>
          <w:rFonts w:hint="default" w:cs="Times New Roman"/>
          <w:i/>
          <w:iCs/>
          <w:sz w:val="22"/>
          <w:szCs w:val="22"/>
          <w:lang w:val="en-US" w:eastAsia="zh-CN"/>
        </w:rPr>
        <w:t>ence</w:t>
      </w:r>
      <w:r>
        <w:rPr>
          <w:rFonts w:hint="default" w:cs="Times New Roman"/>
          <w:i/>
          <w:iCs/>
          <w:sz w:val="22"/>
        </w:rPr>
        <w:t xml:space="preserve"> </w:t>
      </w:r>
      <w:r>
        <w:rPr>
          <w:rFonts w:hint="default" w:cs="Times New Roman"/>
          <w:sz w:val="22"/>
        </w:rPr>
        <w:t>10:</w:t>
      </w:r>
      <w:r>
        <w:rPr>
          <w:rFonts w:hint="default" w:cs="Times New Roman"/>
          <w:sz w:val="22"/>
          <w:szCs w:val="22"/>
          <w:lang w:val="en-US" w:eastAsia="zh-CN"/>
        </w:rPr>
        <w:t xml:space="preserve"> </w:t>
      </w:r>
      <w:r>
        <w:rPr>
          <w:rFonts w:hint="default" w:cs="Times New Roman"/>
          <w:sz w:val="22"/>
        </w:rPr>
        <w:t xml:space="preserve">e2204565. </w:t>
      </w:r>
      <w:r>
        <w:rPr>
          <w:rStyle w:val="11"/>
          <w:rFonts w:cs="Times New Roman"/>
          <w:sz w:val="22"/>
          <w:szCs w:val="22"/>
        </w:rPr>
        <w:fldChar w:fldCharType="begin"/>
      </w:r>
      <w:r>
        <w:rPr>
          <w:rStyle w:val="11"/>
          <w:rFonts w:cs="Times New Roman"/>
          <w:sz w:val="22"/>
          <w:szCs w:val="22"/>
        </w:rPr>
        <w:instrText xml:space="preserve"> HYPERLINK "https://doi.org/10.1002/advs.202204565" </w:instrText>
      </w:r>
      <w:r>
        <w:rPr>
          <w:rStyle w:val="11"/>
          <w:rFonts w:cs="Times New Roman"/>
          <w:sz w:val="22"/>
          <w:szCs w:val="22"/>
        </w:rPr>
        <w:fldChar w:fldCharType="separate"/>
      </w:r>
      <w:r>
        <w:rPr>
          <w:rStyle w:val="11"/>
          <w:rFonts w:cs="Times New Roman"/>
          <w:sz w:val="22"/>
          <w:szCs w:val="22"/>
        </w:rPr>
        <w:t>https://</w:t>
      </w:r>
      <w:r>
        <w:rPr>
          <w:rStyle w:val="11"/>
          <w:rFonts w:hint="default" w:cs="Times New Roman"/>
          <w:sz w:val="22"/>
        </w:rPr>
        <w:t>doi</w:t>
      </w:r>
      <w:r>
        <w:rPr>
          <w:rStyle w:val="11"/>
          <w:rFonts w:hint="default" w:cs="Times New Roman"/>
          <w:sz w:val="22"/>
          <w:szCs w:val="22"/>
          <w:lang w:val="en-US" w:eastAsia="zh-CN"/>
        </w:rPr>
        <w:t>.</w:t>
      </w:r>
      <w:r>
        <w:rPr>
          <w:rStyle w:val="11"/>
          <w:rFonts w:hint="eastAsia" w:cs="Times New Roman"/>
          <w:sz w:val="22"/>
          <w:szCs w:val="22"/>
        </w:rPr>
        <w:t>org/</w:t>
      </w:r>
      <w:r>
        <w:rPr>
          <w:rStyle w:val="11"/>
          <w:rFonts w:hint="default" w:cs="Times New Roman"/>
          <w:sz w:val="22"/>
        </w:rPr>
        <w:t>10.1002/advs.202204565</w:t>
      </w:r>
      <w:r>
        <w:rPr>
          <w:rStyle w:val="11"/>
          <w:rFonts w:cs="Times New Roman"/>
          <w:sz w:val="22"/>
          <w:szCs w:val="22"/>
        </w:rPr>
        <w:fldChar w:fldCharType="end"/>
      </w:r>
    </w:p>
    <w:p w14:paraId="22CC07C5">
      <w:pPr>
        <w:numPr>
          <w:ilvl w:val="0"/>
          <w:numId w:val="1"/>
        </w:numPr>
        <w:spacing w:line="360" w:lineRule="auto"/>
        <w:ind w:firstLine="0" w:firstLineChars="0"/>
        <w:rPr>
          <w:del w:id="315" w:author="郭依嘉" w:date="2026-07-13T21:52:26Z"/>
          <w:rFonts w:cs="Times New Roman"/>
          <w:sz w:val="22"/>
          <w:szCs w:val="22"/>
        </w:rPr>
      </w:pPr>
    </w:p>
    <w:p w14:paraId="1907E5AE">
      <w:pPr>
        <w:numPr>
          <w:ilvl w:val="0"/>
          <w:numId w:val="1"/>
        </w:numPr>
        <w:spacing w:after="0" w:afterLines="-2147483648" w:line="360" w:lineRule="auto"/>
        <w:ind w:firstLine="0" w:firstLineChars="0"/>
        <w:rPr>
          <w:rFonts w:cs="Times New Roman"/>
          <w:sz w:val="22"/>
        </w:rPr>
        <w:pPrChange w:id="316" w:author="郭依嘉" w:date="2026-07-13T21:52:28Z">
          <w:pPr>
            <w:spacing w:after="156" w:afterLines="50" w:line="360" w:lineRule="auto"/>
            <w:ind w:firstLine="0" w:firstLineChars="0"/>
          </w:pPr>
        </w:pPrChange>
      </w:pPr>
      <w:del w:id="317" w:author="郭依嘉" w:date="2026-07-13T21:52:34Z">
        <w:r>
          <w:rPr>
            <w:rFonts w:hint="default" w:cs="Times New Roman"/>
            <w:sz w:val="22"/>
          </w:rPr>
          <w:delText xml:space="preserve">Dahua </w:delText>
        </w:r>
      </w:del>
      <w:r>
        <w:rPr>
          <w:rFonts w:hint="default" w:cs="Times New Roman"/>
          <w:sz w:val="22"/>
        </w:rPr>
        <w:t>Xu</w:t>
      </w:r>
      <w:ins w:id="318" w:author="郭依嘉" w:date="2026-07-13T21:52:35Z">
        <w:r>
          <w:rPr>
            <w:rFonts w:hint="eastAsia" w:cs="Times New Roman"/>
            <w:sz w:val="22"/>
            <w:lang w:val="en-US" w:eastAsia="zh-CN"/>
          </w:rPr>
          <w:t xml:space="preserve"> </w:t>
        </w:r>
      </w:ins>
      <w:ins w:id="319" w:author="郭依嘉" w:date="2026-07-13T21:52:36Z">
        <w:r>
          <w:rPr>
            <w:rFonts w:hint="default" w:cs="Times New Roman"/>
            <w:sz w:val="22"/>
          </w:rPr>
          <w:t>Dahua</w:t>
        </w:r>
      </w:ins>
      <w:r>
        <w:rPr>
          <w:rFonts w:hint="default" w:cs="Times New Roman"/>
          <w:sz w:val="22"/>
        </w:rPr>
        <w:t>, Nihui Zhang, Yutong Shen, Dehua Zheng, Zhizhou Xu, Peihu Li, Jiale Cai,</w:t>
      </w:r>
      <w:r>
        <w:rPr>
          <w:rFonts w:hint="default" w:cs="Times New Roman"/>
          <w:sz w:val="22"/>
          <w:szCs w:val="22"/>
          <w:lang w:val="en-US" w:eastAsia="zh-CN"/>
        </w:rPr>
        <w:t xml:space="preserve"> </w:t>
      </w:r>
      <w:r>
        <w:rPr>
          <w:rFonts w:cs="Times New Roman"/>
          <w:i/>
          <w:iCs/>
          <w:sz w:val="22"/>
          <w:szCs w:val="22"/>
        </w:rPr>
        <w:t>et al</w:t>
      </w:r>
      <w:r>
        <w:rPr>
          <w:rFonts w:hint="default" w:cs="Times New Roman"/>
          <w:sz w:val="22"/>
          <w:szCs w:val="22"/>
        </w:rPr>
        <w:t>.</w:t>
      </w:r>
      <w:r>
        <w:rPr>
          <w:rFonts w:hint="default" w:cs="Times New Roman"/>
          <w:sz w:val="22"/>
        </w:rPr>
        <w:t xml:space="preserve"> </w:t>
      </w:r>
      <w:r>
        <w:rPr>
          <w:rFonts w:hint="default" w:cs="Times New Roman"/>
          <w:sz w:val="22"/>
          <w:szCs w:val="22"/>
          <w:lang w:val="en-US" w:eastAsia="zh-CN"/>
        </w:rPr>
        <w:t>2024. “</w:t>
      </w:r>
      <w:r>
        <w:rPr>
          <w:rFonts w:hint="default" w:cs="Times New Roman"/>
          <w:sz w:val="22"/>
        </w:rPr>
        <w:t>Single-cell sequencing analysis reveals the dynamic tumour ecosystems of primary and metastatic lymph nodes in nasopharyngeal carcinoma.</w:t>
      </w:r>
      <w:r>
        <w:rPr>
          <w:rFonts w:hint="default" w:cs="Times New Roman"/>
          <w:sz w:val="22"/>
          <w:szCs w:val="22"/>
          <w:lang w:val="en-US" w:eastAsia="zh-CN"/>
        </w:rPr>
        <w:t>”</w:t>
      </w:r>
      <w:r>
        <w:rPr>
          <w:rFonts w:hint="default" w:cs="Times New Roman"/>
          <w:sz w:val="22"/>
        </w:rPr>
        <w:t xml:space="preserve"> </w:t>
      </w:r>
      <w:r>
        <w:rPr>
          <w:rFonts w:hint="default" w:cs="Times New Roman"/>
          <w:i/>
          <w:iCs/>
          <w:sz w:val="22"/>
        </w:rPr>
        <w:t>Journal of Cellular and Molecular Medicine</w:t>
      </w:r>
      <w:r>
        <w:rPr>
          <w:rFonts w:hint="default" w:cs="Times New Roman"/>
          <w:sz w:val="22"/>
          <w:szCs w:val="22"/>
          <w:lang w:eastAsia="zh-CN"/>
        </w:rPr>
        <w:t xml:space="preserve"> </w:t>
      </w:r>
      <w:r>
        <w:rPr>
          <w:rFonts w:hint="default" w:cs="Times New Roman"/>
          <w:sz w:val="22"/>
        </w:rPr>
        <w:t>28:</w:t>
      </w:r>
      <w:r>
        <w:rPr>
          <w:rFonts w:hint="default" w:cs="Times New Roman"/>
          <w:sz w:val="22"/>
          <w:szCs w:val="22"/>
          <w:lang w:val="en-US" w:eastAsia="zh-CN"/>
        </w:rPr>
        <w:t xml:space="preserve"> </w:t>
      </w:r>
      <w:r>
        <w:rPr>
          <w:rFonts w:hint="default" w:cs="Times New Roman"/>
          <w:sz w:val="22"/>
        </w:rPr>
        <w:t>e70137.</w:t>
      </w:r>
      <w:r>
        <w:rPr>
          <w:rFonts w:hint="default" w:cs="Times New Roman"/>
          <w:sz w:val="22"/>
          <w:szCs w:val="22"/>
          <w:lang w:val="en-US" w:eastAsia="zh-CN"/>
        </w:rPr>
        <w:t xml:space="preserve"> </w:t>
      </w:r>
      <w:r>
        <w:rPr>
          <w:rStyle w:val="11"/>
          <w:rFonts w:cs="Times New Roman"/>
          <w:sz w:val="22"/>
          <w:szCs w:val="22"/>
        </w:rPr>
        <w:fldChar w:fldCharType="begin"/>
      </w:r>
      <w:r>
        <w:rPr>
          <w:rStyle w:val="11"/>
          <w:rFonts w:cs="Times New Roman"/>
          <w:sz w:val="22"/>
          <w:szCs w:val="22"/>
        </w:rPr>
        <w:instrText xml:space="preserve"> HYPERLINK "https://doi.org/10.1111/jcmm.70137" </w:instrText>
      </w:r>
      <w:r>
        <w:rPr>
          <w:rStyle w:val="11"/>
          <w:rFonts w:cs="Times New Roman"/>
          <w:sz w:val="22"/>
          <w:szCs w:val="22"/>
        </w:rPr>
        <w:fldChar w:fldCharType="separate"/>
      </w:r>
      <w:r>
        <w:rPr>
          <w:rStyle w:val="11"/>
          <w:rFonts w:hint="eastAsia" w:cs="Times New Roman"/>
          <w:sz w:val="22"/>
          <w:szCs w:val="22"/>
        </w:rPr>
        <w:t>https://doi.org/10.1111/jcmm.70137</w:t>
      </w:r>
      <w:r>
        <w:rPr>
          <w:rStyle w:val="11"/>
          <w:rFonts w:cs="Times New Roman"/>
          <w:sz w:val="22"/>
          <w:szCs w:val="22"/>
        </w:rPr>
        <w:fldChar w:fldCharType="end"/>
      </w:r>
      <w:r>
        <w:rPr>
          <w:rFonts w:hint="default" w:cs="Times New Roman"/>
          <w:sz w:val="22"/>
        </w:rPr>
        <w:br w:type="page"/>
      </w:r>
    </w:p>
    <w:p w14:paraId="6247B565">
      <w:pPr>
        <w:spacing w:line="360" w:lineRule="auto"/>
        <w:ind w:firstLine="0" w:firstLineChars="0"/>
        <w:outlineLvl w:val="1"/>
        <w:rPr>
          <w:rFonts w:cs="Times New Roman"/>
          <w:b/>
          <w:bCs/>
          <w:sz w:val="22"/>
          <w:szCs w:val="22"/>
        </w:rPr>
      </w:pPr>
      <w:r>
        <w:rPr>
          <w:rFonts w:cs="Times New Roman"/>
          <w:b/>
          <w:bCs/>
          <w:sz w:val="22"/>
          <w:szCs w:val="22"/>
        </w:rPr>
        <w:t xml:space="preserve">Supplementary </w:t>
      </w:r>
      <w:r>
        <w:rPr>
          <w:rFonts w:hint="eastAsia" w:cs="Times New Roman"/>
          <w:b/>
          <w:bCs/>
          <w:sz w:val="22"/>
          <w:szCs w:val="22"/>
        </w:rPr>
        <w:t>f</w:t>
      </w:r>
      <w:r>
        <w:rPr>
          <w:rFonts w:cs="Times New Roman"/>
          <w:b/>
          <w:bCs/>
          <w:sz w:val="22"/>
          <w:szCs w:val="22"/>
        </w:rPr>
        <w:t>igures</w:t>
      </w:r>
    </w:p>
    <w:p w14:paraId="3A9DDB39">
      <w:pPr>
        <w:spacing w:line="360" w:lineRule="auto"/>
        <w:ind w:firstLine="0" w:firstLineChars="0"/>
        <w:jc w:val="center"/>
        <w:outlineLvl w:val="1"/>
        <w:rPr>
          <w:rFonts w:hint="eastAsia" w:eastAsia="宋体" w:cs="Times New Roman"/>
          <w:b/>
          <w:bCs/>
          <w:sz w:val="22"/>
          <w:lang w:eastAsia="zh-CN"/>
        </w:rPr>
      </w:pPr>
      <w:r>
        <w:rPr>
          <w:rFonts w:hint="eastAsia" w:eastAsia="宋体" w:cs="Times New Roman"/>
          <w:b/>
          <w:bCs/>
          <w:sz w:val="22"/>
          <w:lang w:eastAsia="zh-CN"/>
        </w:rPr>
        <w:drawing>
          <wp:inline distT="0" distB="0" distL="114300" distR="114300">
            <wp:extent cx="4577715" cy="6553200"/>
            <wp:effectExtent l="0" t="0" r="9525" b="0"/>
            <wp:docPr id="8" name="图片 8" descr="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 S1"/>
                    <pic:cNvPicPr>
                      <a:picLocks noChangeAspect="1"/>
                    </pic:cNvPicPr>
                  </pic:nvPicPr>
                  <pic:blipFill>
                    <a:blip r:embed="rId14"/>
                    <a:stretch>
                      <a:fillRect/>
                    </a:stretch>
                  </pic:blipFill>
                  <pic:spPr>
                    <a:xfrm>
                      <a:off x="0" y="0"/>
                      <a:ext cx="4577715" cy="6553200"/>
                    </a:xfrm>
                    <a:prstGeom prst="rect">
                      <a:avLst/>
                    </a:prstGeom>
                  </pic:spPr>
                </pic:pic>
              </a:graphicData>
            </a:graphic>
          </wp:inline>
        </w:drawing>
      </w:r>
    </w:p>
    <w:p w14:paraId="75C866E8">
      <w:pPr>
        <w:spacing w:line="360" w:lineRule="auto"/>
        <w:ind w:firstLine="0" w:firstLineChars="0"/>
        <w:rPr>
          <w:rFonts w:cs="Times New Roman"/>
          <w:sz w:val="22"/>
          <w:szCs w:val="22"/>
        </w:rPr>
      </w:pPr>
      <w:commentRangeStart w:id="6"/>
      <w:r>
        <w:rPr>
          <w:rFonts w:cs="Times New Roman"/>
          <w:b/>
          <w:bCs/>
          <w:sz w:val="22"/>
          <w:szCs w:val="22"/>
        </w:rPr>
        <w:t>Figure S1</w:t>
      </w:r>
      <w:del w:id="320" w:author="龙" w:date="2026-07-13T16:53:01Z">
        <w:r>
          <w:rPr>
            <w:rFonts w:cs="Times New Roman"/>
            <w:b/>
            <w:bCs/>
            <w:sz w:val="22"/>
            <w:szCs w:val="22"/>
          </w:rPr>
          <w:delText>.</w:delText>
        </w:r>
      </w:del>
      <w:r>
        <w:rPr>
          <w:rFonts w:cs="Times New Roman"/>
          <w:b/>
          <w:bCs/>
          <w:sz w:val="22"/>
          <w:szCs w:val="22"/>
        </w:rPr>
        <w:t xml:space="preserve"> Cohort characteristics and genotyping</w:t>
      </w:r>
      <w:commentRangeEnd w:id="6"/>
      <w:r>
        <w:commentReference w:id="6"/>
      </w:r>
      <w:r>
        <w:rPr>
          <w:rFonts w:cs="Times New Roman"/>
          <w:b/>
          <w:bCs/>
          <w:sz w:val="22"/>
          <w:szCs w:val="22"/>
        </w:rPr>
        <w:t xml:space="preserve">. </w:t>
      </w:r>
      <w:r>
        <w:rPr>
          <w:rFonts w:cs="Times New Roman"/>
          <w:sz w:val="22"/>
          <w:szCs w:val="22"/>
        </w:rPr>
        <w:t xml:space="preserve">(A) Peripheral leukocyte proportions in 14 ST patients. (B) Immune-cell proportions measured by flow cytometry (F) and scRNA-seq (S). (C) Age and sex distributions among the cohorts used for scRNA-seq, flow cytometry, and plasma proteomic analyses. (D) Phylogenetic analysis of the </w:t>
      </w:r>
      <w:r>
        <w:rPr>
          <w:rFonts w:cs="Times New Roman"/>
          <w:i/>
          <w:iCs/>
          <w:sz w:val="22"/>
          <w:szCs w:val="22"/>
        </w:rPr>
        <w:t>tsa56</w:t>
      </w:r>
      <w:r>
        <w:rPr>
          <w:rFonts w:cs="Times New Roman"/>
          <w:sz w:val="22"/>
          <w:szCs w:val="22"/>
        </w:rPr>
        <w:t xml:space="preserve"> gene from clinical isolates, showing that the enrolled patients were infected with multiple circulating </w:t>
      </w:r>
      <w:r>
        <w:rPr>
          <w:rFonts w:cs="Times New Roman"/>
          <w:i/>
          <w:iCs/>
          <w:sz w:val="22"/>
          <w:szCs w:val="22"/>
        </w:rPr>
        <w:t xml:space="preserve">O. tsutsugamushi </w:t>
      </w:r>
      <w:r>
        <w:rPr>
          <w:rFonts w:cs="Times New Roman"/>
          <w:sz w:val="22"/>
          <w:szCs w:val="22"/>
        </w:rPr>
        <w:t>genotypes representative of the major endemic lineages in Hainan Province.</w:t>
      </w:r>
    </w:p>
    <w:p w14:paraId="2C3EF231">
      <w:pPr>
        <w:spacing w:line="360" w:lineRule="auto"/>
        <w:ind w:firstLine="0" w:firstLineChars="0"/>
        <w:jc w:val="center"/>
        <w:rPr>
          <w:rFonts w:hint="default" w:eastAsia="宋体" w:cs="Times New Roman"/>
          <w:sz w:val="22"/>
          <w:lang w:eastAsia="zh-CN"/>
        </w:rPr>
      </w:pPr>
      <w:r>
        <w:rPr>
          <w:rFonts w:hint="default" w:eastAsia="宋体" w:cs="Times New Roman"/>
          <w:sz w:val="22"/>
          <w:lang w:eastAsia="zh-CN"/>
        </w:rPr>
        <w:drawing>
          <wp:inline distT="0" distB="0" distL="114300" distR="114300">
            <wp:extent cx="5267960" cy="6553835"/>
            <wp:effectExtent l="0" t="0" r="5080" b="14605"/>
            <wp:docPr id="9" name="图片 9" descr="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 S2"/>
                    <pic:cNvPicPr>
                      <a:picLocks noChangeAspect="1"/>
                    </pic:cNvPicPr>
                  </pic:nvPicPr>
                  <pic:blipFill>
                    <a:blip r:embed="rId15"/>
                    <a:stretch>
                      <a:fillRect/>
                    </a:stretch>
                  </pic:blipFill>
                  <pic:spPr>
                    <a:xfrm>
                      <a:off x="0" y="0"/>
                      <a:ext cx="5267960" cy="6553835"/>
                    </a:xfrm>
                    <a:prstGeom prst="rect">
                      <a:avLst/>
                    </a:prstGeom>
                  </pic:spPr>
                </pic:pic>
              </a:graphicData>
            </a:graphic>
          </wp:inline>
        </w:drawing>
      </w:r>
    </w:p>
    <w:p w14:paraId="2A1FED7F">
      <w:pPr>
        <w:spacing w:line="360" w:lineRule="auto"/>
        <w:ind w:firstLine="0" w:firstLineChars="0"/>
        <w:rPr>
          <w:rFonts w:cs="Times New Roman"/>
          <w:sz w:val="22"/>
          <w:szCs w:val="22"/>
        </w:rPr>
      </w:pPr>
      <w:r>
        <w:rPr>
          <w:rFonts w:cs="Times New Roman"/>
          <w:b/>
          <w:bCs/>
          <w:sz w:val="22"/>
          <w:szCs w:val="22"/>
        </w:rPr>
        <w:t>Figure S2</w:t>
      </w:r>
      <w:del w:id="321" w:author="龙" w:date="2026-07-13T16:53:04Z">
        <w:r>
          <w:rPr>
            <w:rFonts w:cs="Times New Roman"/>
            <w:b/>
            <w:bCs/>
            <w:sz w:val="22"/>
            <w:szCs w:val="22"/>
          </w:rPr>
          <w:delText>.</w:delText>
        </w:r>
      </w:del>
      <w:r>
        <w:rPr>
          <w:rFonts w:cs="Times New Roman"/>
          <w:b/>
          <w:bCs/>
          <w:sz w:val="22"/>
          <w:szCs w:val="22"/>
        </w:rPr>
        <w:t xml:space="preserve"> Altered intercellular communication networks during acute scrub typhus. </w:t>
      </w:r>
      <w:r>
        <w:rPr>
          <w:rFonts w:cs="Times New Roman"/>
          <w:sz w:val="22"/>
          <w:szCs w:val="22"/>
        </w:rPr>
        <w:t xml:space="preserve">(A) Marker genes employed for T-cell and NK-cell classification. (B) Bubble plots showing ligand–receptor interactions with significantly increased (top) or decreased (bottom) inferred communication probabilities in patients with acute scrub typhus compared with healthy controls. </w:t>
      </w:r>
    </w:p>
    <w:p w14:paraId="34E5E7A6">
      <w:pPr>
        <w:spacing w:line="360" w:lineRule="auto"/>
        <w:rPr>
          <w:rFonts w:cs="Times New Roman"/>
          <w:sz w:val="22"/>
          <w:szCs w:val="22"/>
        </w:rPr>
      </w:pPr>
    </w:p>
    <w:p w14:paraId="7796DF6E">
      <w:pPr>
        <w:spacing w:line="360" w:lineRule="auto"/>
        <w:ind w:firstLine="0" w:firstLineChars="0"/>
        <w:rPr>
          <w:rFonts w:cs="Times New Roman"/>
          <w:sz w:val="22"/>
          <w:szCs w:val="22"/>
        </w:rPr>
      </w:pPr>
    </w:p>
    <w:p w14:paraId="016CF365">
      <w:pPr>
        <w:spacing w:line="360" w:lineRule="auto"/>
        <w:ind w:firstLine="0" w:firstLineChars="0"/>
        <w:jc w:val="center"/>
        <w:rPr>
          <w:rFonts w:cs="Times New Roman"/>
          <w:sz w:val="22"/>
        </w:rPr>
      </w:pPr>
      <w:r>
        <w:rPr>
          <w:rFonts w:hint="default" w:cs="Times New Roman"/>
          <w:sz w:val="22"/>
        </w:rPr>
        <w:drawing>
          <wp:inline distT="0" distB="0" distL="114300" distR="114300">
            <wp:extent cx="5269230" cy="7145655"/>
            <wp:effectExtent l="0" t="0" r="0" b="1905"/>
            <wp:docPr id="10" name="图片 10" descr="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 S3"/>
                    <pic:cNvPicPr>
                      <a:picLocks noChangeAspect="1"/>
                    </pic:cNvPicPr>
                  </pic:nvPicPr>
                  <pic:blipFill>
                    <a:blip r:embed="rId16"/>
                    <a:stretch>
                      <a:fillRect/>
                    </a:stretch>
                  </pic:blipFill>
                  <pic:spPr>
                    <a:xfrm>
                      <a:off x="0" y="0"/>
                      <a:ext cx="5269230" cy="7145655"/>
                    </a:xfrm>
                    <a:prstGeom prst="rect">
                      <a:avLst/>
                    </a:prstGeom>
                  </pic:spPr>
                </pic:pic>
              </a:graphicData>
            </a:graphic>
          </wp:inline>
        </w:drawing>
      </w:r>
    </w:p>
    <w:p w14:paraId="3C5E55CE">
      <w:pPr>
        <w:spacing w:line="360" w:lineRule="auto"/>
        <w:ind w:firstLine="0" w:firstLineChars="0"/>
        <w:rPr>
          <w:ins w:id="322" w:author="龙" w:date="2026-07-13T16:53:36Z"/>
          <w:rFonts w:cs="Times New Roman"/>
          <w:sz w:val="22"/>
          <w:szCs w:val="22"/>
        </w:rPr>
      </w:pPr>
      <w:r>
        <w:rPr>
          <w:rFonts w:cs="Times New Roman"/>
          <w:b/>
          <w:bCs/>
          <w:sz w:val="22"/>
          <w:szCs w:val="22"/>
        </w:rPr>
        <w:t>Figure S3</w:t>
      </w:r>
      <w:del w:id="323" w:author="龙" w:date="2026-07-13T16:53:07Z">
        <w:r>
          <w:rPr>
            <w:rFonts w:cs="Times New Roman"/>
            <w:b/>
            <w:bCs/>
            <w:sz w:val="22"/>
            <w:szCs w:val="22"/>
          </w:rPr>
          <w:delText>.</w:delText>
        </w:r>
      </w:del>
      <w:r>
        <w:rPr>
          <w:rFonts w:cs="Times New Roman"/>
          <w:b/>
          <w:bCs/>
          <w:sz w:val="22"/>
          <w:szCs w:val="22"/>
        </w:rPr>
        <w:t xml:space="preserve"> Transcriptional characterization and inferred transcriptional-state trajectory analysis of CD8⁺ T cell subsets during acute scrub typhus. </w:t>
      </w:r>
      <w:r>
        <w:rPr>
          <w:rFonts w:cs="Times New Roman"/>
          <w:sz w:val="22"/>
          <w:szCs w:val="22"/>
        </w:rPr>
        <w:t>(A) Dot plot showing representative marker genes used for T-cell and NK-cell subset annotation. (B) Pseudotime trajectory analysis of six CD8</w:t>
      </w:r>
      <w:r>
        <w:rPr>
          <w:rFonts w:cs="Times New Roman"/>
          <w:sz w:val="22"/>
          <w:szCs w:val="22"/>
          <w:vertAlign w:val="superscript"/>
        </w:rPr>
        <w:t>+</w:t>
      </w:r>
      <w:r>
        <w:rPr>
          <w:rFonts w:cs="Times New Roman"/>
          <w:sz w:val="22"/>
          <w:szCs w:val="22"/>
        </w:rPr>
        <w:t xml:space="preserve"> T cell subsets, colored by subset identity, pseudotime, and disease group. (C) Heatmap showing pseudotime-dependent gene-expression dynamics, with representative enriched biological processes shown for each gene module.</w:t>
      </w:r>
    </w:p>
    <w:p w14:paraId="07AABEB9">
      <w:pPr>
        <w:spacing w:line="360" w:lineRule="auto"/>
        <w:ind w:firstLine="0" w:firstLineChars="0"/>
        <w:rPr>
          <w:ins w:id="324" w:author="龙" w:date="2026-07-13T16:53:37Z"/>
          <w:rFonts w:cs="Times New Roman"/>
          <w:sz w:val="22"/>
          <w:szCs w:val="22"/>
        </w:rPr>
      </w:pPr>
    </w:p>
    <w:p w14:paraId="7855DADA">
      <w:pPr>
        <w:spacing w:line="360" w:lineRule="auto"/>
        <w:ind w:firstLine="0" w:firstLineChars="0"/>
        <w:rPr>
          <w:ins w:id="325" w:author="龙" w:date="2026-07-13T16:53:37Z"/>
          <w:rFonts w:cs="Times New Roman"/>
          <w:sz w:val="22"/>
          <w:szCs w:val="22"/>
        </w:rPr>
      </w:pPr>
    </w:p>
    <w:p w14:paraId="26699DD2">
      <w:pPr>
        <w:spacing w:line="360" w:lineRule="auto"/>
        <w:ind w:firstLine="0" w:firstLineChars="0"/>
        <w:rPr>
          <w:ins w:id="326" w:author="龙" w:date="2026-07-13T16:53:37Z"/>
          <w:rFonts w:cs="Times New Roman"/>
          <w:sz w:val="22"/>
          <w:szCs w:val="22"/>
        </w:rPr>
      </w:pPr>
    </w:p>
    <w:p w14:paraId="1AE0F377">
      <w:pPr>
        <w:spacing w:line="360" w:lineRule="auto"/>
        <w:ind w:firstLine="0" w:firstLineChars="0"/>
        <w:rPr>
          <w:ins w:id="327" w:author="龙" w:date="2026-07-13T16:53:37Z"/>
          <w:rFonts w:cs="Times New Roman"/>
          <w:sz w:val="22"/>
          <w:szCs w:val="22"/>
        </w:rPr>
      </w:pPr>
    </w:p>
    <w:p w14:paraId="382DE17C">
      <w:pPr>
        <w:spacing w:line="360" w:lineRule="auto"/>
        <w:ind w:firstLine="0" w:firstLineChars="0"/>
        <w:rPr>
          <w:ins w:id="328" w:author="龙" w:date="2026-07-13T16:53:37Z"/>
          <w:rFonts w:cs="Times New Roman"/>
          <w:sz w:val="22"/>
          <w:szCs w:val="22"/>
        </w:rPr>
      </w:pPr>
    </w:p>
    <w:p w14:paraId="5C6120AA">
      <w:pPr>
        <w:spacing w:line="360" w:lineRule="auto"/>
        <w:ind w:firstLine="0" w:firstLineChars="0"/>
        <w:rPr>
          <w:ins w:id="329" w:author="龙" w:date="2026-07-13T16:53:37Z"/>
          <w:rFonts w:cs="Times New Roman"/>
          <w:sz w:val="22"/>
          <w:szCs w:val="22"/>
        </w:rPr>
      </w:pPr>
    </w:p>
    <w:p w14:paraId="4C56619C">
      <w:pPr>
        <w:spacing w:line="360" w:lineRule="auto"/>
        <w:ind w:firstLine="0" w:firstLineChars="0"/>
        <w:rPr>
          <w:ins w:id="330" w:author="龙" w:date="2026-07-13T16:53:37Z"/>
          <w:rFonts w:cs="Times New Roman"/>
          <w:sz w:val="22"/>
          <w:szCs w:val="22"/>
        </w:rPr>
      </w:pPr>
    </w:p>
    <w:p w14:paraId="60783740">
      <w:pPr>
        <w:spacing w:line="360" w:lineRule="auto"/>
        <w:ind w:firstLine="0" w:firstLineChars="0"/>
        <w:rPr>
          <w:ins w:id="331" w:author="龙" w:date="2026-07-13T16:53:37Z"/>
          <w:rFonts w:cs="Times New Roman"/>
          <w:sz w:val="22"/>
          <w:szCs w:val="22"/>
        </w:rPr>
      </w:pPr>
    </w:p>
    <w:p w14:paraId="2806822E">
      <w:pPr>
        <w:spacing w:line="360" w:lineRule="auto"/>
        <w:ind w:firstLine="0" w:firstLineChars="0"/>
        <w:rPr>
          <w:ins w:id="332" w:author="龙" w:date="2026-07-13T16:53:37Z"/>
          <w:rFonts w:cs="Times New Roman"/>
          <w:sz w:val="22"/>
          <w:szCs w:val="22"/>
        </w:rPr>
      </w:pPr>
    </w:p>
    <w:p w14:paraId="5A5AEE51">
      <w:pPr>
        <w:spacing w:line="360" w:lineRule="auto"/>
        <w:ind w:firstLine="0" w:firstLineChars="0"/>
        <w:rPr>
          <w:ins w:id="333" w:author="龙" w:date="2026-07-13T16:53:37Z"/>
          <w:rFonts w:cs="Times New Roman"/>
          <w:sz w:val="22"/>
          <w:szCs w:val="22"/>
        </w:rPr>
      </w:pPr>
    </w:p>
    <w:p w14:paraId="254D50D3">
      <w:pPr>
        <w:spacing w:line="360" w:lineRule="auto"/>
        <w:ind w:firstLine="0" w:firstLineChars="0"/>
        <w:rPr>
          <w:ins w:id="334" w:author="龙" w:date="2026-07-13T16:53:37Z"/>
          <w:rFonts w:cs="Times New Roman"/>
          <w:sz w:val="22"/>
          <w:szCs w:val="22"/>
        </w:rPr>
      </w:pPr>
    </w:p>
    <w:p w14:paraId="1A9E08ED">
      <w:pPr>
        <w:spacing w:line="360" w:lineRule="auto"/>
        <w:ind w:firstLine="0" w:firstLineChars="0"/>
        <w:rPr>
          <w:ins w:id="335" w:author="龙" w:date="2026-07-13T16:53:37Z"/>
          <w:rFonts w:cs="Times New Roman"/>
          <w:sz w:val="22"/>
          <w:szCs w:val="22"/>
        </w:rPr>
      </w:pPr>
    </w:p>
    <w:p w14:paraId="3F58D120">
      <w:pPr>
        <w:spacing w:line="360" w:lineRule="auto"/>
        <w:ind w:firstLine="0" w:firstLineChars="0"/>
        <w:rPr>
          <w:rFonts w:cs="Times New Roman"/>
          <w:sz w:val="22"/>
          <w:szCs w:val="22"/>
        </w:rPr>
      </w:pPr>
    </w:p>
    <w:p w14:paraId="1DC4015F">
      <w:pPr>
        <w:spacing w:line="360" w:lineRule="auto"/>
        <w:ind w:firstLine="0" w:firstLineChars="0"/>
        <w:jc w:val="center"/>
        <w:rPr>
          <w:rFonts w:hint="eastAsia" w:eastAsia="宋体" w:cs="Times New Roman"/>
          <w:b/>
          <w:bCs/>
          <w:sz w:val="22"/>
          <w:szCs w:val="22"/>
          <w:lang w:eastAsia="zh-CN"/>
        </w:rPr>
      </w:pPr>
    </w:p>
    <w:p w14:paraId="2D581BF3">
      <w:pPr>
        <w:spacing w:line="360" w:lineRule="auto"/>
        <w:ind w:firstLine="0" w:firstLineChars="0"/>
        <w:rPr>
          <w:rFonts w:hint="eastAsia" w:eastAsia="宋体" w:cs="Times New Roman"/>
          <w:b/>
          <w:bCs/>
          <w:sz w:val="22"/>
          <w:szCs w:val="22"/>
          <w:lang w:eastAsia="zh-CN"/>
        </w:rPr>
      </w:pPr>
      <w:r>
        <w:rPr>
          <w:rFonts w:hint="eastAsia" w:eastAsia="宋体" w:cs="Times New Roman"/>
          <w:b/>
          <w:bCs/>
          <w:sz w:val="22"/>
          <w:szCs w:val="22"/>
          <w:lang w:eastAsia="zh-CN"/>
        </w:rPr>
        <w:drawing>
          <wp:inline distT="0" distB="0" distL="114300" distR="114300">
            <wp:extent cx="5272405" cy="6876415"/>
            <wp:effectExtent l="0" t="0" r="635" b="12065"/>
            <wp:docPr id="11" name="图片 11" descr="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 S4"/>
                    <pic:cNvPicPr>
                      <a:picLocks noChangeAspect="1"/>
                    </pic:cNvPicPr>
                  </pic:nvPicPr>
                  <pic:blipFill>
                    <a:blip r:embed="rId17"/>
                    <a:stretch>
                      <a:fillRect/>
                    </a:stretch>
                  </pic:blipFill>
                  <pic:spPr>
                    <a:xfrm>
                      <a:off x="0" y="0"/>
                      <a:ext cx="5272405" cy="6876415"/>
                    </a:xfrm>
                    <a:prstGeom prst="rect">
                      <a:avLst/>
                    </a:prstGeom>
                  </pic:spPr>
                </pic:pic>
              </a:graphicData>
            </a:graphic>
          </wp:inline>
        </w:drawing>
      </w:r>
    </w:p>
    <w:p w14:paraId="4D1097E3">
      <w:pPr>
        <w:spacing w:line="360" w:lineRule="auto"/>
        <w:ind w:firstLine="0" w:firstLineChars="0"/>
        <w:rPr>
          <w:rFonts w:cs="Times New Roman"/>
          <w:sz w:val="22"/>
          <w:szCs w:val="22"/>
        </w:rPr>
      </w:pPr>
      <w:r>
        <w:rPr>
          <w:rFonts w:cs="Times New Roman"/>
          <w:b/>
          <w:bCs/>
          <w:sz w:val="22"/>
          <w:szCs w:val="22"/>
        </w:rPr>
        <w:t>Figure S4</w:t>
      </w:r>
      <w:del w:id="336" w:author="龙" w:date="2026-07-13T16:53:10Z">
        <w:r>
          <w:rPr>
            <w:rFonts w:cs="Times New Roman"/>
            <w:b/>
            <w:bCs/>
            <w:sz w:val="22"/>
            <w:szCs w:val="22"/>
          </w:rPr>
          <w:delText>.</w:delText>
        </w:r>
      </w:del>
      <w:r>
        <w:rPr>
          <w:rFonts w:cs="Times New Roman"/>
          <w:b/>
          <w:bCs/>
          <w:sz w:val="22"/>
          <w:szCs w:val="22"/>
        </w:rPr>
        <w:t xml:space="preserve"> Transcription factor and functional enrichment analyses of T-cell subsets. </w:t>
      </w:r>
      <w:r>
        <w:rPr>
          <w:rFonts w:cs="Times New Roman"/>
          <w:sz w:val="22"/>
          <w:szCs w:val="22"/>
        </w:rPr>
        <w:t>(A) Heatmap showing differential transcription factor regulon activity across T-cell subsets from healthy controls (HCs) and ST patients. (B) Functional enrichment network analysis showing immune-related pathways enriched across T-cell subsets. Node color indicates cell-type identity and node size reflects the number of genes contributing to each pathway. (C) Gene set enrichment analysis of cell death-related pathways in CD4</w:t>
      </w:r>
      <w:r>
        <w:rPr>
          <w:rFonts w:cs="Times New Roman"/>
          <w:sz w:val="22"/>
          <w:szCs w:val="22"/>
          <w:vertAlign w:val="superscript"/>
        </w:rPr>
        <w:t>+</w:t>
      </w:r>
      <w:r>
        <w:rPr>
          <w:rFonts w:cs="Times New Roman"/>
          <w:sz w:val="22"/>
          <w:szCs w:val="22"/>
        </w:rPr>
        <w:t xml:space="preserve"> T cells and CD8-eMem cells from patients compared with healthy controls.</w:t>
      </w:r>
    </w:p>
    <w:p w14:paraId="5F43D196">
      <w:pPr>
        <w:spacing w:line="360" w:lineRule="auto"/>
        <w:ind w:firstLine="0" w:firstLineChars="0"/>
        <w:jc w:val="center"/>
        <w:rPr>
          <w:ins w:id="337" w:author="龙" w:date="2026-07-13T16:53:30Z"/>
          <w:rFonts w:cs="Times New Roman"/>
          <w:sz w:val="22"/>
        </w:rPr>
      </w:pPr>
    </w:p>
    <w:p w14:paraId="1DD14E61">
      <w:pPr>
        <w:spacing w:line="360" w:lineRule="auto"/>
        <w:ind w:firstLine="0" w:firstLineChars="0"/>
        <w:jc w:val="center"/>
        <w:rPr>
          <w:ins w:id="338" w:author="龙" w:date="2026-07-13T16:53:30Z"/>
          <w:rFonts w:cs="Times New Roman"/>
          <w:sz w:val="22"/>
        </w:rPr>
      </w:pPr>
    </w:p>
    <w:p w14:paraId="2A9A7517">
      <w:pPr>
        <w:spacing w:line="360" w:lineRule="auto"/>
        <w:ind w:firstLine="0" w:firstLineChars="0"/>
        <w:jc w:val="center"/>
        <w:rPr>
          <w:ins w:id="339" w:author="龙" w:date="2026-07-13T16:53:30Z"/>
          <w:rFonts w:cs="Times New Roman"/>
          <w:sz w:val="22"/>
        </w:rPr>
      </w:pPr>
    </w:p>
    <w:p w14:paraId="74C0816B">
      <w:pPr>
        <w:spacing w:line="360" w:lineRule="auto"/>
        <w:ind w:firstLine="0" w:firstLineChars="0"/>
        <w:jc w:val="center"/>
        <w:rPr>
          <w:ins w:id="340" w:author="龙" w:date="2026-07-13T16:53:30Z"/>
          <w:rFonts w:cs="Times New Roman"/>
          <w:sz w:val="22"/>
        </w:rPr>
      </w:pPr>
    </w:p>
    <w:p w14:paraId="7B3A7FBA">
      <w:pPr>
        <w:spacing w:line="360" w:lineRule="auto"/>
        <w:ind w:firstLine="0" w:firstLineChars="0"/>
        <w:jc w:val="center"/>
        <w:rPr>
          <w:ins w:id="341" w:author="龙" w:date="2026-07-13T16:53:30Z"/>
          <w:rFonts w:cs="Times New Roman"/>
          <w:sz w:val="22"/>
        </w:rPr>
      </w:pPr>
    </w:p>
    <w:p w14:paraId="764A4622">
      <w:pPr>
        <w:spacing w:line="360" w:lineRule="auto"/>
        <w:ind w:firstLine="0" w:firstLineChars="0"/>
        <w:jc w:val="center"/>
        <w:rPr>
          <w:ins w:id="342" w:author="龙" w:date="2026-07-13T16:53:30Z"/>
          <w:rFonts w:cs="Times New Roman"/>
          <w:sz w:val="22"/>
        </w:rPr>
      </w:pPr>
    </w:p>
    <w:p w14:paraId="58C194EA">
      <w:pPr>
        <w:spacing w:line="360" w:lineRule="auto"/>
        <w:ind w:firstLine="0" w:firstLineChars="0"/>
        <w:jc w:val="center"/>
        <w:rPr>
          <w:ins w:id="343" w:author="龙" w:date="2026-07-13T16:53:30Z"/>
          <w:rFonts w:cs="Times New Roman"/>
          <w:sz w:val="22"/>
        </w:rPr>
      </w:pPr>
    </w:p>
    <w:p w14:paraId="3DF6690B">
      <w:pPr>
        <w:spacing w:line="360" w:lineRule="auto"/>
        <w:ind w:firstLine="0" w:firstLineChars="0"/>
        <w:jc w:val="center"/>
        <w:rPr>
          <w:ins w:id="344" w:author="龙" w:date="2026-07-13T16:53:31Z"/>
          <w:rFonts w:cs="Times New Roman"/>
          <w:sz w:val="22"/>
        </w:rPr>
      </w:pPr>
    </w:p>
    <w:p w14:paraId="1553F2A5">
      <w:pPr>
        <w:spacing w:line="360" w:lineRule="auto"/>
        <w:ind w:firstLine="0" w:firstLineChars="0"/>
        <w:jc w:val="center"/>
        <w:rPr>
          <w:ins w:id="345" w:author="龙" w:date="2026-07-13T16:53:31Z"/>
          <w:rFonts w:cs="Times New Roman"/>
          <w:sz w:val="22"/>
        </w:rPr>
      </w:pPr>
    </w:p>
    <w:p w14:paraId="450C8E7C">
      <w:pPr>
        <w:spacing w:line="360" w:lineRule="auto"/>
        <w:ind w:firstLine="0" w:firstLineChars="0"/>
        <w:jc w:val="center"/>
        <w:rPr>
          <w:ins w:id="346" w:author="龙" w:date="2026-07-13T16:53:31Z"/>
          <w:rFonts w:cs="Times New Roman"/>
          <w:sz w:val="22"/>
        </w:rPr>
      </w:pPr>
    </w:p>
    <w:p w14:paraId="5B6CBAA8">
      <w:pPr>
        <w:spacing w:line="360" w:lineRule="auto"/>
        <w:ind w:firstLine="0" w:firstLineChars="0"/>
        <w:jc w:val="center"/>
        <w:rPr>
          <w:ins w:id="347" w:author="龙" w:date="2026-07-13T16:53:31Z"/>
          <w:rFonts w:cs="Times New Roman"/>
          <w:sz w:val="22"/>
        </w:rPr>
      </w:pPr>
    </w:p>
    <w:p w14:paraId="1679BD6D">
      <w:pPr>
        <w:spacing w:line="360" w:lineRule="auto"/>
        <w:ind w:firstLine="0" w:firstLineChars="0"/>
        <w:jc w:val="center"/>
        <w:rPr>
          <w:ins w:id="348" w:author="龙" w:date="2026-07-13T16:53:31Z"/>
          <w:rFonts w:cs="Times New Roman"/>
          <w:sz w:val="22"/>
        </w:rPr>
      </w:pPr>
    </w:p>
    <w:p w14:paraId="3EC9E650">
      <w:pPr>
        <w:spacing w:line="360" w:lineRule="auto"/>
        <w:ind w:firstLine="0" w:firstLineChars="0"/>
        <w:jc w:val="center"/>
        <w:rPr>
          <w:rFonts w:cs="Times New Roman"/>
          <w:sz w:val="22"/>
        </w:rPr>
      </w:pPr>
    </w:p>
    <w:p w14:paraId="6DB29B44">
      <w:pPr>
        <w:spacing w:line="360" w:lineRule="auto"/>
        <w:ind w:firstLine="0" w:firstLineChars="0"/>
        <w:jc w:val="center"/>
        <w:rPr>
          <w:rFonts w:cs="Times New Roman"/>
          <w:b/>
          <w:bCs/>
          <w:sz w:val="22"/>
          <w:szCs w:val="22"/>
        </w:rPr>
      </w:pPr>
    </w:p>
    <w:p w14:paraId="7A749EBD">
      <w:pPr>
        <w:spacing w:line="360" w:lineRule="auto"/>
        <w:ind w:firstLine="0" w:firstLineChars="0"/>
        <w:jc w:val="center"/>
        <w:rPr>
          <w:rFonts w:cs="Times New Roman"/>
          <w:sz w:val="22"/>
        </w:rPr>
      </w:pPr>
      <w:r>
        <w:rPr>
          <w:rFonts w:hint="eastAsia" w:cs="Times New Roman"/>
          <w:b/>
          <w:bCs/>
          <w:sz w:val="22"/>
          <w:szCs w:val="22"/>
        </w:rPr>
        <w:drawing>
          <wp:inline distT="0" distB="0" distL="114300" distR="114300">
            <wp:extent cx="5405120" cy="6644640"/>
            <wp:effectExtent l="0" t="0" r="0" b="0"/>
            <wp:docPr id="12" name="图片 12" descr="Figure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 S5"/>
                    <pic:cNvPicPr>
                      <a:picLocks noChangeAspect="1"/>
                    </pic:cNvPicPr>
                  </pic:nvPicPr>
                  <pic:blipFill>
                    <a:blip r:embed="rId18"/>
                    <a:srcRect r="32096"/>
                    <a:stretch>
                      <a:fillRect/>
                    </a:stretch>
                  </pic:blipFill>
                  <pic:spPr>
                    <a:xfrm>
                      <a:off x="0" y="0"/>
                      <a:ext cx="5405120" cy="6644640"/>
                    </a:xfrm>
                    <a:prstGeom prst="rect">
                      <a:avLst/>
                    </a:prstGeom>
                  </pic:spPr>
                </pic:pic>
              </a:graphicData>
            </a:graphic>
          </wp:inline>
        </w:drawing>
      </w:r>
    </w:p>
    <w:p w14:paraId="588D6B0D">
      <w:pPr>
        <w:spacing w:line="360" w:lineRule="auto"/>
        <w:ind w:firstLine="0" w:firstLineChars="0"/>
        <w:rPr>
          <w:rFonts w:cs="Times New Roman"/>
          <w:sz w:val="22"/>
          <w:szCs w:val="22"/>
        </w:rPr>
      </w:pPr>
      <w:r>
        <w:rPr>
          <w:rFonts w:cs="Times New Roman"/>
          <w:b/>
          <w:bCs/>
          <w:sz w:val="22"/>
          <w:szCs w:val="22"/>
        </w:rPr>
        <w:t>Figure S5</w:t>
      </w:r>
      <w:del w:id="349" w:author="龙" w:date="2026-07-13T16:53:13Z">
        <w:r>
          <w:rPr>
            <w:rFonts w:cs="Times New Roman"/>
            <w:b/>
            <w:bCs/>
            <w:sz w:val="22"/>
            <w:szCs w:val="22"/>
          </w:rPr>
          <w:delText>.</w:delText>
        </w:r>
      </w:del>
      <w:r>
        <w:rPr>
          <w:rFonts w:cs="Times New Roman"/>
          <w:b/>
          <w:bCs/>
          <w:sz w:val="22"/>
          <w:szCs w:val="22"/>
        </w:rPr>
        <w:t xml:space="preserve"> B-cell subset annotation, apoptosis, and inferred transcriptional-state trajectory during acute scrub typhus. </w:t>
      </w:r>
      <w:r>
        <w:rPr>
          <w:rFonts w:cs="Times New Roman"/>
          <w:sz w:val="22"/>
          <w:szCs w:val="22"/>
        </w:rPr>
        <w:t>(A) t-SNE visualization and marker genes used for B-cell classification. (</w:t>
      </w:r>
      <w:r>
        <w:rPr>
          <w:rFonts w:hint="eastAsia" w:cs="Times New Roman"/>
          <w:sz w:val="22"/>
          <w:szCs w:val="22"/>
        </w:rPr>
        <w:t>B</w:t>
      </w:r>
      <w:r>
        <w:rPr>
          <w:rFonts w:cs="Times New Roman"/>
          <w:sz w:val="22"/>
          <w:szCs w:val="22"/>
        </w:rPr>
        <w:t xml:space="preserve">) </w:t>
      </w:r>
      <w:r>
        <w:rPr>
          <w:rFonts w:hint="eastAsia" w:cs="Times New Roman"/>
          <w:sz w:val="22"/>
          <w:szCs w:val="22"/>
        </w:rPr>
        <w:t xml:space="preserve">Heatmap showing pseudotime-dependent gene-expression dynamics, with representative enriched biological processes shown for each gene module. </w:t>
      </w:r>
      <w:r>
        <w:rPr>
          <w:rFonts w:cs="Times New Roman"/>
          <w:sz w:val="22"/>
          <w:szCs w:val="22"/>
        </w:rPr>
        <w:t>(</w:t>
      </w:r>
      <w:r>
        <w:rPr>
          <w:rFonts w:hint="eastAsia" w:cs="Times New Roman"/>
          <w:sz w:val="22"/>
          <w:szCs w:val="22"/>
        </w:rPr>
        <w:t>C</w:t>
      </w:r>
      <w:r>
        <w:rPr>
          <w:rFonts w:cs="Times New Roman"/>
          <w:sz w:val="22"/>
          <w:szCs w:val="22"/>
        </w:rPr>
        <w:t>)</w:t>
      </w:r>
      <w:r>
        <w:rPr>
          <w:rFonts w:hint="eastAsia" w:cs="Times New Roman"/>
          <w:sz w:val="22"/>
          <w:szCs w:val="22"/>
        </w:rPr>
        <w:t xml:space="preserve"> Pseudotime trajectory analysis of four B-cell subsets, colored by subset identity, pseudotime, and disease group. (D) Flow-cytometric quantification of apoptotic CD19</w:t>
      </w:r>
      <w:r>
        <w:rPr>
          <w:rFonts w:cs="Times New Roman"/>
          <w:sz w:val="22"/>
          <w:szCs w:val="22"/>
          <w:vertAlign w:val="superscript"/>
        </w:rPr>
        <w:t>+</w:t>
      </w:r>
      <w:r>
        <w:rPr>
          <w:rFonts w:hint="eastAsia" w:cs="Times New Roman"/>
          <w:sz w:val="22"/>
          <w:szCs w:val="22"/>
        </w:rPr>
        <w:t xml:space="preserve"> B cells and FAS-expressing CD19</w:t>
      </w:r>
      <w:r>
        <w:rPr>
          <w:rFonts w:cs="Times New Roman"/>
          <w:sz w:val="22"/>
          <w:szCs w:val="22"/>
          <w:vertAlign w:val="superscript"/>
        </w:rPr>
        <w:t>+</w:t>
      </w:r>
      <w:r>
        <w:rPr>
          <w:rFonts w:hint="eastAsia" w:cs="Times New Roman"/>
          <w:sz w:val="22"/>
          <w:szCs w:val="22"/>
        </w:rPr>
        <w:t xml:space="preserve"> B cells in healthy controls (HCs) and ST patients. Statistical significance is indicated as *</w:t>
      </w:r>
      <w:r>
        <w:rPr>
          <w:rFonts w:hint="eastAsia" w:cs="Times New Roman"/>
          <w:sz w:val="22"/>
          <w:szCs w:val="22"/>
          <w:lang w:val="en-US" w:eastAsia="zh-CN"/>
        </w:rPr>
        <w:t xml:space="preserve">: </w:t>
      </w:r>
      <w:r>
        <w:rPr>
          <w:rFonts w:hint="eastAsia" w:cs="Times New Roman"/>
          <w:sz w:val="22"/>
          <w:szCs w:val="22"/>
        </w:rPr>
        <w:t xml:space="preserve">adjusted </w:t>
      </w:r>
      <w:r>
        <w:rPr>
          <w:rFonts w:hint="eastAsia" w:cs="Times New Roman"/>
          <w:i/>
          <w:iCs/>
          <w:sz w:val="22"/>
          <w:szCs w:val="22"/>
        </w:rPr>
        <w:t>p</w:t>
      </w:r>
      <w:r>
        <w:rPr>
          <w:rFonts w:hint="eastAsia" w:cs="Times New Roman"/>
          <w:sz w:val="22"/>
          <w:szCs w:val="22"/>
        </w:rPr>
        <w:t xml:space="preserve"> &lt; 0.05, and ***</w:t>
      </w:r>
      <w:r>
        <w:rPr>
          <w:rFonts w:hint="eastAsia" w:cs="Times New Roman"/>
          <w:sz w:val="22"/>
          <w:szCs w:val="22"/>
          <w:lang w:val="en-US" w:eastAsia="zh-CN"/>
        </w:rPr>
        <w:t>:</w:t>
      </w:r>
      <w:r>
        <w:rPr>
          <w:rFonts w:hint="eastAsia" w:cs="Times New Roman"/>
          <w:sz w:val="22"/>
          <w:szCs w:val="22"/>
        </w:rPr>
        <w:t xml:space="preserve"> adjusted </w:t>
      </w:r>
      <w:r>
        <w:rPr>
          <w:rFonts w:hint="eastAsia" w:cs="Times New Roman"/>
          <w:i/>
          <w:iCs/>
          <w:sz w:val="22"/>
          <w:szCs w:val="22"/>
        </w:rPr>
        <w:t>p</w:t>
      </w:r>
      <w:r>
        <w:rPr>
          <w:rFonts w:hint="eastAsia" w:cs="Times New Roman"/>
          <w:sz w:val="22"/>
          <w:szCs w:val="22"/>
        </w:rPr>
        <w:t xml:space="preserve"> &lt; 0.001. The raw </w:t>
      </w:r>
      <w:r>
        <w:rPr>
          <w:rFonts w:hint="eastAsia" w:cs="Times New Roman"/>
          <w:i/>
          <w:iCs/>
          <w:sz w:val="22"/>
          <w:szCs w:val="22"/>
        </w:rPr>
        <w:t>p</w:t>
      </w:r>
      <w:r>
        <w:rPr>
          <w:rFonts w:hint="eastAsia" w:cs="Times New Roman"/>
          <w:sz w:val="22"/>
          <w:szCs w:val="22"/>
        </w:rPr>
        <w:t xml:space="preserve"> values obtained from two-sided unpaired Mann</w:t>
      </w:r>
      <w:r>
        <w:rPr>
          <w:rFonts w:cs="Times New Roman"/>
          <w:sz w:val="22"/>
          <w:lang w:bidi="ar"/>
        </w:rPr>
        <w:t>–</w:t>
      </w:r>
      <w:r>
        <w:rPr>
          <w:rFonts w:hint="eastAsia" w:cs="Times New Roman"/>
          <w:sz w:val="22"/>
          <w:szCs w:val="22"/>
        </w:rPr>
        <w:t>Whitney U tests were adjusted using the Benjamini</w:t>
      </w:r>
      <w:r>
        <w:rPr>
          <w:rFonts w:cs="Times New Roman"/>
          <w:sz w:val="22"/>
          <w:lang w:bidi="ar"/>
        </w:rPr>
        <w:t>–</w:t>
      </w:r>
      <w:r>
        <w:rPr>
          <w:rFonts w:hint="eastAsia" w:cs="Times New Roman"/>
          <w:sz w:val="22"/>
          <w:szCs w:val="22"/>
        </w:rPr>
        <w:t>Hochberg procedure to control the false discovery rate</w:t>
      </w:r>
      <w:r>
        <w:rPr>
          <w:rFonts w:hint="eastAsia" w:cs="Times New Roman"/>
          <w:sz w:val="22"/>
          <w:szCs w:val="22"/>
          <w:lang w:val="en-US" w:eastAsia="zh-CN"/>
        </w:rPr>
        <w:t>.</w:t>
      </w:r>
      <w:r>
        <w:rPr>
          <w:rFonts w:hint="eastAsia" w:cs="Times New Roman"/>
          <w:sz w:val="22"/>
          <w:szCs w:val="22"/>
        </w:rPr>
        <w:t xml:space="preserve"> </w:t>
      </w:r>
    </w:p>
    <w:p w14:paraId="3578F7F5">
      <w:pPr>
        <w:spacing w:line="360" w:lineRule="auto"/>
        <w:ind w:firstLine="0" w:firstLineChars="0"/>
        <w:jc w:val="center"/>
        <w:rPr>
          <w:rFonts w:hint="eastAsia" w:eastAsia="宋体" w:cs="Times New Roman"/>
          <w:b/>
          <w:bCs/>
          <w:sz w:val="22"/>
          <w:szCs w:val="22"/>
          <w:lang w:eastAsia="zh-CN"/>
        </w:rPr>
      </w:pPr>
      <w:r>
        <w:rPr>
          <w:rFonts w:hint="eastAsia" w:eastAsia="宋体" w:cs="Times New Roman"/>
          <w:b/>
          <w:bCs/>
          <w:sz w:val="22"/>
          <w:szCs w:val="22"/>
          <w:lang w:eastAsia="zh-CN"/>
        </w:rPr>
        <w:drawing>
          <wp:inline distT="0" distB="0" distL="114300" distR="114300">
            <wp:extent cx="5005705" cy="6707505"/>
            <wp:effectExtent l="0" t="0" r="8255" b="13335"/>
            <wp:docPr id="3" name="图片 3" descr="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 S6"/>
                    <pic:cNvPicPr>
                      <a:picLocks noChangeAspect="1"/>
                    </pic:cNvPicPr>
                  </pic:nvPicPr>
                  <pic:blipFill>
                    <a:blip r:embed="rId19"/>
                    <a:stretch>
                      <a:fillRect/>
                    </a:stretch>
                  </pic:blipFill>
                  <pic:spPr>
                    <a:xfrm>
                      <a:off x="0" y="0"/>
                      <a:ext cx="5005705" cy="6707505"/>
                    </a:xfrm>
                    <a:prstGeom prst="rect">
                      <a:avLst/>
                    </a:prstGeom>
                  </pic:spPr>
                </pic:pic>
              </a:graphicData>
            </a:graphic>
          </wp:inline>
        </w:drawing>
      </w:r>
    </w:p>
    <w:p w14:paraId="7A458B22">
      <w:pPr>
        <w:spacing w:line="360" w:lineRule="auto"/>
        <w:ind w:firstLine="0" w:firstLineChars="0"/>
        <w:rPr>
          <w:ins w:id="350" w:author="龙" w:date="2026-07-13T16:53:23Z"/>
          <w:rFonts w:cs="Times New Roman"/>
          <w:sz w:val="22"/>
          <w:szCs w:val="22"/>
        </w:rPr>
      </w:pPr>
      <w:r>
        <w:rPr>
          <w:rFonts w:cs="Times New Roman"/>
          <w:b/>
          <w:bCs/>
          <w:sz w:val="22"/>
          <w:szCs w:val="22"/>
        </w:rPr>
        <w:t>Figure S6</w:t>
      </w:r>
      <w:del w:id="351" w:author="龙" w:date="2026-07-13T16:53:18Z">
        <w:r>
          <w:rPr>
            <w:rFonts w:cs="Times New Roman"/>
            <w:b/>
            <w:bCs/>
            <w:sz w:val="22"/>
            <w:szCs w:val="22"/>
          </w:rPr>
          <w:delText>.</w:delText>
        </w:r>
      </w:del>
      <w:r>
        <w:rPr>
          <w:rFonts w:cs="Times New Roman"/>
          <w:b/>
          <w:bCs/>
          <w:sz w:val="22"/>
          <w:szCs w:val="22"/>
        </w:rPr>
        <w:t xml:space="preserve"> B-cell receptor repertoire characteristics and immunoglobulin gene alterations during acute scrub typhus. </w:t>
      </w:r>
      <w:r>
        <w:rPr>
          <w:rFonts w:cs="Times New Roman"/>
          <w:sz w:val="22"/>
          <w:szCs w:val="22"/>
        </w:rPr>
        <w:t>(A) t-SNE visualization of B-cell subsets colored according to BCR clone-size categories and distribution of clone sizes across B-cell subsets in healthy controls (HCs) and ST patients. (B) Comparison of BCR diversity indices, including Shannon, inverse Simpson, Chao, ACE, and inverse Pielou indices. (C) Volcano plot showing differentially expressed immunoglobulin genes between patients and healthy controls. (D) Dot plot showing differential expression of immunoglobulin variable-region genes across B-cell subsets. (E) Differential transcription factor activity across B-cell subsets in healthy controls (HCs) and ST patients.</w:t>
      </w:r>
    </w:p>
    <w:p w14:paraId="4CB0399E">
      <w:pPr>
        <w:spacing w:line="360" w:lineRule="auto"/>
        <w:ind w:firstLine="0" w:firstLineChars="0"/>
        <w:rPr>
          <w:ins w:id="352" w:author="龙" w:date="2026-07-13T16:53:23Z"/>
          <w:rFonts w:cs="Times New Roman"/>
          <w:sz w:val="22"/>
          <w:szCs w:val="22"/>
        </w:rPr>
      </w:pPr>
    </w:p>
    <w:p w14:paraId="56D56BF7">
      <w:pPr>
        <w:spacing w:line="360" w:lineRule="auto"/>
        <w:ind w:firstLine="0" w:firstLineChars="0"/>
        <w:rPr>
          <w:ins w:id="353" w:author="龙" w:date="2026-07-13T16:53:23Z"/>
          <w:rFonts w:cs="Times New Roman"/>
          <w:sz w:val="22"/>
          <w:szCs w:val="22"/>
        </w:rPr>
      </w:pPr>
    </w:p>
    <w:p w14:paraId="2E6F781F">
      <w:pPr>
        <w:spacing w:line="360" w:lineRule="auto"/>
        <w:ind w:firstLine="0" w:firstLineChars="0"/>
        <w:rPr>
          <w:ins w:id="354" w:author="龙" w:date="2026-07-13T16:53:23Z"/>
          <w:rFonts w:cs="Times New Roman"/>
          <w:sz w:val="22"/>
          <w:szCs w:val="22"/>
        </w:rPr>
      </w:pPr>
    </w:p>
    <w:p w14:paraId="4B2109B7">
      <w:pPr>
        <w:spacing w:line="360" w:lineRule="auto"/>
        <w:ind w:firstLine="0" w:firstLineChars="0"/>
        <w:rPr>
          <w:ins w:id="355" w:author="龙" w:date="2026-07-13T16:53:23Z"/>
          <w:rFonts w:cs="Times New Roman"/>
          <w:sz w:val="22"/>
          <w:szCs w:val="22"/>
        </w:rPr>
      </w:pPr>
    </w:p>
    <w:p w14:paraId="0BECF886">
      <w:pPr>
        <w:spacing w:line="360" w:lineRule="auto"/>
        <w:ind w:firstLine="0" w:firstLineChars="0"/>
        <w:rPr>
          <w:ins w:id="356" w:author="龙" w:date="2026-07-13T16:53:23Z"/>
          <w:rFonts w:cs="Times New Roman"/>
          <w:sz w:val="22"/>
          <w:szCs w:val="22"/>
        </w:rPr>
      </w:pPr>
    </w:p>
    <w:p w14:paraId="6816326C">
      <w:pPr>
        <w:spacing w:line="360" w:lineRule="auto"/>
        <w:ind w:firstLine="0" w:firstLineChars="0"/>
        <w:rPr>
          <w:ins w:id="357" w:author="龙" w:date="2026-07-13T16:53:24Z"/>
          <w:rFonts w:cs="Times New Roman"/>
          <w:sz w:val="22"/>
          <w:szCs w:val="22"/>
        </w:rPr>
      </w:pPr>
    </w:p>
    <w:p w14:paraId="62997E1D">
      <w:pPr>
        <w:spacing w:line="360" w:lineRule="auto"/>
        <w:ind w:firstLine="0" w:firstLineChars="0"/>
        <w:rPr>
          <w:ins w:id="358" w:author="龙" w:date="2026-07-13T16:53:24Z"/>
          <w:rFonts w:cs="Times New Roman"/>
          <w:sz w:val="22"/>
          <w:szCs w:val="22"/>
        </w:rPr>
      </w:pPr>
    </w:p>
    <w:p w14:paraId="2FE85D39">
      <w:pPr>
        <w:spacing w:line="360" w:lineRule="auto"/>
        <w:ind w:firstLine="0" w:firstLineChars="0"/>
        <w:rPr>
          <w:ins w:id="359" w:author="龙" w:date="2026-07-13T16:53:24Z"/>
          <w:rFonts w:cs="Times New Roman"/>
          <w:sz w:val="22"/>
          <w:szCs w:val="22"/>
        </w:rPr>
      </w:pPr>
    </w:p>
    <w:p w14:paraId="2BAB47F6">
      <w:pPr>
        <w:spacing w:line="360" w:lineRule="auto"/>
        <w:ind w:firstLine="0" w:firstLineChars="0"/>
        <w:rPr>
          <w:ins w:id="360" w:author="龙" w:date="2026-07-13T16:53:24Z"/>
          <w:rFonts w:cs="Times New Roman"/>
          <w:sz w:val="22"/>
          <w:szCs w:val="22"/>
        </w:rPr>
      </w:pPr>
    </w:p>
    <w:p w14:paraId="021C0896">
      <w:pPr>
        <w:spacing w:line="360" w:lineRule="auto"/>
        <w:ind w:firstLine="0" w:firstLineChars="0"/>
        <w:rPr>
          <w:ins w:id="361" w:author="龙" w:date="2026-07-13T16:53:24Z"/>
          <w:rFonts w:cs="Times New Roman"/>
          <w:sz w:val="22"/>
          <w:szCs w:val="22"/>
        </w:rPr>
      </w:pPr>
    </w:p>
    <w:p w14:paraId="376313D3">
      <w:pPr>
        <w:spacing w:line="360" w:lineRule="auto"/>
        <w:ind w:firstLine="0" w:firstLineChars="0"/>
        <w:rPr>
          <w:ins w:id="362" w:author="龙" w:date="2026-07-13T16:53:24Z"/>
          <w:rFonts w:cs="Times New Roman"/>
          <w:sz w:val="22"/>
          <w:szCs w:val="22"/>
        </w:rPr>
      </w:pPr>
    </w:p>
    <w:p w14:paraId="14485939">
      <w:pPr>
        <w:spacing w:line="360" w:lineRule="auto"/>
        <w:ind w:firstLine="0" w:firstLineChars="0"/>
        <w:rPr>
          <w:ins w:id="363" w:author="龙" w:date="2026-07-13T16:53:24Z"/>
          <w:rFonts w:cs="Times New Roman"/>
          <w:sz w:val="22"/>
          <w:szCs w:val="22"/>
        </w:rPr>
      </w:pPr>
    </w:p>
    <w:p w14:paraId="4D439421">
      <w:pPr>
        <w:spacing w:line="360" w:lineRule="auto"/>
        <w:ind w:firstLine="0" w:firstLineChars="0"/>
        <w:rPr>
          <w:ins w:id="364" w:author="龙" w:date="2026-07-13T16:53:24Z"/>
          <w:rFonts w:cs="Times New Roman"/>
          <w:sz w:val="22"/>
          <w:szCs w:val="22"/>
        </w:rPr>
      </w:pPr>
    </w:p>
    <w:p w14:paraId="3D42B821">
      <w:pPr>
        <w:spacing w:line="360" w:lineRule="auto"/>
        <w:ind w:firstLine="0" w:firstLineChars="0"/>
        <w:rPr>
          <w:rFonts w:cs="Times New Roman"/>
          <w:sz w:val="22"/>
          <w:szCs w:val="22"/>
        </w:rPr>
      </w:pPr>
    </w:p>
    <w:p w14:paraId="3F0F0683">
      <w:pPr>
        <w:spacing w:line="360" w:lineRule="auto"/>
        <w:ind w:firstLine="0" w:firstLineChars="0"/>
        <w:jc w:val="center"/>
        <w:rPr>
          <w:rFonts w:hint="eastAsia" w:eastAsia="宋体" w:cs="Times New Roman"/>
          <w:b/>
          <w:bCs/>
          <w:sz w:val="22"/>
          <w:szCs w:val="22"/>
          <w:lang w:eastAsia="zh-CN"/>
        </w:rPr>
      </w:pPr>
      <w:r>
        <w:rPr>
          <w:rFonts w:hint="eastAsia" w:eastAsia="宋体" w:cs="Times New Roman"/>
          <w:b/>
          <w:bCs/>
          <w:sz w:val="22"/>
          <w:szCs w:val="22"/>
          <w:lang w:eastAsia="zh-CN"/>
        </w:rPr>
        <w:drawing>
          <wp:inline distT="0" distB="0" distL="114300" distR="114300">
            <wp:extent cx="5029835" cy="7205345"/>
            <wp:effectExtent l="0" t="0" r="14605" b="3175"/>
            <wp:docPr id="2" name="图片 2" descr="Figure 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 S7"/>
                    <pic:cNvPicPr>
                      <a:picLocks noChangeAspect="1"/>
                    </pic:cNvPicPr>
                  </pic:nvPicPr>
                  <pic:blipFill>
                    <a:blip r:embed="rId20"/>
                    <a:stretch>
                      <a:fillRect/>
                    </a:stretch>
                  </pic:blipFill>
                  <pic:spPr>
                    <a:xfrm>
                      <a:off x="0" y="0"/>
                      <a:ext cx="5029835" cy="7205345"/>
                    </a:xfrm>
                    <a:prstGeom prst="rect">
                      <a:avLst/>
                    </a:prstGeom>
                  </pic:spPr>
                </pic:pic>
              </a:graphicData>
            </a:graphic>
          </wp:inline>
        </w:drawing>
      </w:r>
    </w:p>
    <w:p w14:paraId="780811FF">
      <w:pPr>
        <w:spacing w:line="360" w:lineRule="auto"/>
        <w:ind w:firstLine="0" w:firstLineChars="0"/>
        <w:rPr>
          <w:ins w:id="365" w:author="龙" w:date="2026-07-13T16:54:00Z"/>
          <w:rFonts w:cs="Times New Roman"/>
          <w:sz w:val="22"/>
          <w:szCs w:val="22"/>
        </w:rPr>
      </w:pPr>
      <w:r>
        <w:rPr>
          <w:rFonts w:cs="Times New Roman"/>
          <w:b/>
          <w:bCs/>
          <w:sz w:val="22"/>
          <w:szCs w:val="22"/>
        </w:rPr>
        <w:t>Figure S7</w:t>
      </w:r>
      <w:del w:id="366" w:author="龙" w:date="2026-07-13T16:53:21Z">
        <w:r>
          <w:rPr>
            <w:rFonts w:cs="Times New Roman"/>
            <w:b/>
            <w:bCs/>
            <w:sz w:val="22"/>
            <w:szCs w:val="22"/>
          </w:rPr>
          <w:delText>.</w:delText>
        </w:r>
      </w:del>
      <w:r>
        <w:rPr>
          <w:rFonts w:cs="Times New Roman"/>
          <w:b/>
          <w:bCs/>
          <w:sz w:val="22"/>
          <w:szCs w:val="22"/>
        </w:rPr>
        <w:t xml:space="preserve"> Myeloid-cell annotation, subset composition, and transcription factor regulon activity during acute scrub typhus. </w:t>
      </w:r>
      <w:r>
        <w:rPr>
          <w:rFonts w:cs="Times New Roman"/>
          <w:sz w:val="22"/>
          <w:szCs w:val="22"/>
        </w:rPr>
        <w:t>(A) t-SNE visualization of myeloid-cell subsets and expression of representative marker genes. (B) Dot plot of marker genes used for myeloid-cell classification. (C) Unpaired dot plots showing quantification of myeloid-cell subset frequencies by scRNA-seq (left) and flow cytometry (right). (D) Differential transcription factor activity across myeloid-cell subsets in healthy controls (HCs) and ST patients.</w:t>
      </w:r>
    </w:p>
    <w:p w14:paraId="21D4152C">
      <w:pPr>
        <w:spacing w:line="360" w:lineRule="auto"/>
        <w:ind w:firstLine="0" w:firstLineChars="0"/>
        <w:rPr>
          <w:ins w:id="367" w:author="龙" w:date="2026-07-13T16:54:01Z"/>
          <w:rFonts w:cs="Times New Roman"/>
          <w:sz w:val="22"/>
          <w:szCs w:val="22"/>
        </w:rPr>
      </w:pPr>
    </w:p>
    <w:p w14:paraId="2AB1E16F">
      <w:pPr>
        <w:spacing w:line="360" w:lineRule="auto"/>
        <w:ind w:firstLine="0" w:firstLineChars="0"/>
        <w:rPr>
          <w:ins w:id="368" w:author="龙" w:date="2026-07-13T16:54:01Z"/>
          <w:rFonts w:cs="Times New Roman"/>
          <w:sz w:val="22"/>
          <w:szCs w:val="22"/>
        </w:rPr>
      </w:pPr>
    </w:p>
    <w:p w14:paraId="0993CBAB">
      <w:pPr>
        <w:spacing w:line="360" w:lineRule="auto"/>
        <w:ind w:firstLine="0" w:firstLineChars="0"/>
        <w:rPr>
          <w:ins w:id="369" w:author="龙" w:date="2026-07-13T16:54:01Z"/>
          <w:rFonts w:cs="Times New Roman"/>
          <w:sz w:val="22"/>
          <w:szCs w:val="22"/>
        </w:rPr>
      </w:pPr>
    </w:p>
    <w:p w14:paraId="548599EF">
      <w:pPr>
        <w:spacing w:line="360" w:lineRule="auto"/>
        <w:ind w:firstLine="0" w:firstLineChars="0"/>
        <w:rPr>
          <w:ins w:id="370" w:author="龙" w:date="2026-07-13T16:54:01Z"/>
          <w:rFonts w:cs="Times New Roman"/>
          <w:sz w:val="22"/>
          <w:szCs w:val="22"/>
        </w:rPr>
      </w:pPr>
    </w:p>
    <w:p w14:paraId="43FA4CAA">
      <w:pPr>
        <w:spacing w:line="360" w:lineRule="auto"/>
        <w:ind w:firstLine="0" w:firstLineChars="0"/>
        <w:rPr>
          <w:ins w:id="371" w:author="龙" w:date="2026-07-13T16:54:01Z"/>
          <w:rFonts w:cs="Times New Roman"/>
          <w:sz w:val="22"/>
          <w:szCs w:val="22"/>
        </w:rPr>
      </w:pPr>
    </w:p>
    <w:p w14:paraId="247EC89D">
      <w:pPr>
        <w:spacing w:line="360" w:lineRule="auto"/>
        <w:ind w:firstLine="0" w:firstLineChars="0"/>
        <w:rPr>
          <w:ins w:id="372" w:author="龙" w:date="2026-07-13T16:54:01Z"/>
          <w:rFonts w:cs="Times New Roman"/>
          <w:sz w:val="22"/>
          <w:szCs w:val="22"/>
        </w:rPr>
      </w:pPr>
    </w:p>
    <w:p w14:paraId="1B6B71C5">
      <w:pPr>
        <w:spacing w:line="360" w:lineRule="auto"/>
        <w:ind w:firstLine="0" w:firstLineChars="0"/>
        <w:rPr>
          <w:ins w:id="373" w:author="龙" w:date="2026-07-13T16:54:01Z"/>
          <w:rFonts w:cs="Times New Roman"/>
          <w:sz w:val="22"/>
          <w:szCs w:val="22"/>
        </w:rPr>
      </w:pPr>
    </w:p>
    <w:p w14:paraId="37422022">
      <w:pPr>
        <w:spacing w:line="360" w:lineRule="auto"/>
        <w:ind w:firstLine="0" w:firstLineChars="0"/>
        <w:rPr>
          <w:ins w:id="374" w:author="龙" w:date="2026-07-13T16:54:01Z"/>
          <w:rFonts w:cs="Times New Roman"/>
          <w:sz w:val="22"/>
          <w:szCs w:val="22"/>
        </w:rPr>
      </w:pPr>
    </w:p>
    <w:p w14:paraId="18BC6C68">
      <w:pPr>
        <w:spacing w:line="360" w:lineRule="auto"/>
        <w:ind w:firstLine="0" w:firstLineChars="0"/>
        <w:rPr>
          <w:ins w:id="375" w:author="龙" w:date="2026-07-13T16:54:01Z"/>
          <w:rFonts w:cs="Times New Roman"/>
          <w:sz w:val="22"/>
          <w:szCs w:val="22"/>
        </w:rPr>
      </w:pPr>
    </w:p>
    <w:p w14:paraId="651981F4">
      <w:pPr>
        <w:spacing w:line="360" w:lineRule="auto"/>
        <w:ind w:firstLine="0" w:firstLineChars="0"/>
        <w:rPr>
          <w:ins w:id="376" w:author="龙" w:date="2026-07-13T16:54:01Z"/>
          <w:rFonts w:cs="Times New Roman"/>
          <w:sz w:val="22"/>
          <w:szCs w:val="22"/>
        </w:rPr>
      </w:pPr>
    </w:p>
    <w:p w14:paraId="26E38BB8">
      <w:pPr>
        <w:spacing w:line="360" w:lineRule="auto"/>
        <w:ind w:firstLine="0" w:firstLineChars="0"/>
        <w:rPr>
          <w:ins w:id="377" w:author="龙" w:date="2026-07-13T16:54:01Z"/>
          <w:rFonts w:cs="Times New Roman"/>
          <w:sz w:val="22"/>
          <w:szCs w:val="22"/>
        </w:rPr>
      </w:pPr>
    </w:p>
    <w:p w14:paraId="40852825">
      <w:pPr>
        <w:spacing w:line="360" w:lineRule="auto"/>
        <w:ind w:firstLine="0" w:firstLineChars="0"/>
        <w:rPr>
          <w:rFonts w:cs="Times New Roman"/>
          <w:sz w:val="22"/>
          <w:szCs w:val="22"/>
        </w:rPr>
      </w:pPr>
    </w:p>
    <w:p w14:paraId="2F05A142">
      <w:pPr>
        <w:spacing w:line="360" w:lineRule="auto"/>
        <w:ind w:firstLine="0" w:firstLineChars="0"/>
        <w:jc w:val="center"/>
        <w:rPr>
          <w:rFonts w:cs="Times New Roman"/>
          <w:b/>
          <w:bCs/>
          <w:sz w:val="22"/>
          <w:szCs w:val="22"/>
        </w:rPr>
      </w:pPr>
    </w:p>
    <w:p w14:paraId="4A9669A8">
      <w:pPr>
        <w:spacing w:line="360" w:lineRule="auto"/>
        <w:ind w:firstLine="0" w:firstLineChars="0"/>
        <w:rPr>
          <w:rFonts w:cs="Times New Roman"/>
          <w:sz w:val="22"/>
          <w:szCs w:val="22"/>
        </w:rPr>
      </w:pPr>
      <w:r>
        <w:rPr>
          <w:rFonts w:cs="Times New Roman"/>
          <w:b/>
          <w:bCs/>
          <w:sz w:val="22"/>
          <w:szCs w:val="22"/>
        </w:rPr>
        <w:drawing>
          <wp:inline distT="0" distB="0" distL="114300" distR="114300">
            <wp:extent cx="5269865" cy="7693660"/>
            <wp:effectExtent l="0" t="0" r="0" b="2540"/>
            <wp:docPr id="5" name="图片 5" descr="Figure 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 S8"/>
                    <pic:cNvPicPr>
                      <a:picLocks noChangeAspect="1"/>
                    </pic:cNvPicPr>
                  </pic:nvPicPr>
                  <pic:blipFill>
                    <a:blip r:embed="rId21"/>
                    <a:stretch>
                      <a:fillRect/>
                    </a:stretch>
                  </pic:blipFill>
                  <pic:spPr>
                    <a:xfrm>
                      <a:off x="0" y="0"/>
                      <a:ext cx="5269865" cy="7693660"/>
                    </a:xfrm>
                    <a:prstGeom prst="rect">
                      <a:avLst/>
                    </a:prstGeom>
                  </pic:spPr>
                </pic:pic>
              </a:graphicData>
            </a:graphic>
          </wp:inline>
        </w:drawing>
      </w:r>
      <w:r>
        <w:rPr>
          <w:rFonts w:cs="Times New Roman"/>
          <w:b/>
          <w:bCs/>
          <w:sz w:val="22"/>
          <w:szCs w:val="22"/>
        </w:rPr>
        <w:t>Figure S8</w:t>
      </w:r>
      <w:ins w:id="378" w:author="龙" w:date="2026-07-13T16:54:06Z">
        <w:r>
          <w:rPr>
            <w:rFonts w:hint="eastAsia" w:cs="Times New Roman"/>
            <w:b/>
            <w:bCs/>
            <w:sz w:val="22"/>
            <w:szCs w:val="22"/>
            <w:lang w:val="en-US" w:eastAsia="zh-CN"/>
          </w:rPr>
          <w:t xml:space="preserve"> </w:t>
        </w:r>
      </w:ins>
      <w:del w:id="379" w:author="龙" w:date="2026-07-13T16:54:06Z">
        <w:r>
          <w:rPr>
            <w:rFonts w:cs="Times New Roman"/>
            <w:b/>
            <w:bCs/>
            <w:sz w:val="22"/>
            <w:szCs w:val="22"/>
          </w:rPr>
          <w:delText xml:space="preserve">. </w:delText>
        </w:r>
      </w:del>
      <w:r>
        <w:rPr>
          <w:rFonts w:cs="Times New Roman"/>
          <w:b/>
          <w:bCs/>
          <w:sz w:val="22"/>
          <w:szCs w:val="22"/>
        </w:rPr>
        <w:t>Inferred transcriptional-state trajectory of myeloid-cell subsets.</w:t>
      </w:r>
      <w:r>
        <w:rPr>
          <w:rFonts w:cs="Times New Roman"/>
          <w:sz w:val="22"/>
          <w:szCs w:val="22"/>
        </w:rPr>
        <w:t xml:space="preserve"> (A) Pseudotime trajectory analysis of seven myeloid-cell subsets, colored by subset identity, pseudotime, and disease group. (B) Dynamic changes in gene expression and enriched biological processes along the myeloid-cell predicted differentiation trajectory.</w:t>
      </w:r>
    </w:p>
    <w:p w14:paraId="25996B2C">
      <w:pPr>
        <w:spacing w:line="360" w:lineRule="auto"/>
        <w:ind w:firstLine="0" w:firstLineChars="0"/>
        <w:jc w:val="center"/>
        <w:rPr>
          <w:rFonts w:cs="Times New Roman"/>
          <w:sz w:val="22"/>
          <w:szCs w:val="22"/>
        </w:rPr>
      </w:pPr>
    </w:p>
    <w:p w14:paraId="701B8611">
      <w:pPr>
        <w:spacing w:line="360" w:lineRule="auto"/>
        <w:ind w:firstLine="0" w:firstLineChars="0"/>
        <w:rPr>
          <w:rFonts w:cs="Times New Roman"/>
          <w:sz w:val="22"/>
          <w:szCs w:val="22"/>
        </w:rPr>
      </w:pPr>
      <w:r>
        <w:rPr>
          <w:rFonts w:cs="Times New Roman"/>
          <w:b/>
          <w:bCs/>
          <w:sz w:val="22"/>
          <w:szCs w:val="22"/>
          <w:vertAlign w:val="subscript"/>
          <w:rPrChange w:id="381" w:author="龙" w:date="2026-07-13T16:51:41Z">
            <w:rPr>
              <w:rFonts w:cs="Times New Roman"/>
              <w:b/>
              <w:bCs/>
              <w:sz w:val="22"/>
              <w:szCs w:val="22"/>
            </w:rPr>
          </w:rPrChange>
        </w:rPr>
        <w:drawing>
          <wp:inline distT="0" distB="0" distL="114300" distR="114300">
            <wp:extent cx="5267325" cy="6304915"/>
            <wp:effectExtent l="0" t="0" r="5715" b="4445"/>
            <wp:docPr id="13" name="图片 13" descr="Figure 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 S9"/>
                    <pic:cNvPicPr>
                      <a:picLocks noChangeAspect="1"/>
                    </pic:cNvPicPr>
                  </pic:nvPicPr>
                  <pic:blipFill>
                    <a:blip r:embed="rId22"/>
                    <a:stretch>
                      <a:fillRect/>
                    </a:stretch>
                  </pic:blipFill>
                  <pic:spPr>
                    <a:xfrm>
                      <a:off x="0" y="0"/>
                      <a:ext cx="5267325" cy="6304915"/>
                    </a:xfrm>
                    <a:prstGeom prst="rect">
                      <a:avLst/>
                    </a:prstGeom>
                  </pic:spPr>
                </pic:pic>
              </a:graphicData>
            </a:graphic>
          </wp:inline>
        </w:drawing>
      </w:r>
      <w:r>
        <w:rPr>
          <w:rFonts w:cs="Times New Roman"/>
          <w:b/>
          <w:bCs/>
          <w:sz w:val="22"/>
          <w:szCs w:val="22"/>
        </w:rPr>
        <w:t>Figure S9</w:t>
      </w:r>
      <w:del w:id="382" w:author="龙" w:date="2026-07-13T16:54:10Z">
        <w:r>
          <w:rPr>
            <w:rFonts w:cs="Times New Roman"/>
            <w:b/>
            <w:bCs/>
            <w:sz w:val="22"/>
            <w:szCs w:val="22"/>
          </w:rPr>
          <w:delText>.</w:delText>
        </w:r>
      </w:del>
      <w:r>
        <w:rPr>
          <w:rFonts w:cs="Times New Roman"/>
          <w:b/>
          <w:bCs/>
          <w:sz w:val="22"/>
          <w:szCs w:val="22"/>
        </w:rPr>
        <w:t xml:space="preserve"> Functional enrichment of myeloid cells and plasma proteomic validation.</w:t>
      </w:r>
      <w:r>
        <w:rPr>
          <w:rFonts w:cs="Times New Roman"/>
          <w:sz w:val="22"/>
          <w:szCs w:val="22"/>
        </w:rPr>
        <w:t xml:space="preserve"> (A) Functional enrichment network analysis of myeloid-cell associated genes, highlighting pathways involved in inflammatory responses, innate immunity, antigen presentation, cytokine production, and immune regulation. Node color indicates myeloid-cell subset identity and node size reflects the number of genes contributing to each pathway. (B) Volcano plots showing differentially expressed plasma proteins between patients (n = 9) and healthy controls (n = 6). The y-axis represents -log</w:t>
      </w:r>
      <w:r>
        <w:rPr>
          <w:rFonts w:cs="Times New Roman"/>
          <w:sz w:val="22"/>
          <w:szCs w:val="22"/>
          <w:vertAlign w:val="subscript"/>
          <w:rPrChange w:id="383" w:author="龙" w:date="2026-07-13T16:51:32Z">
            <w:rPr>
              <w:rFonts w:cs="Times New Roman"/>
              <w:sz w:val="22"/>
              <w:szCs w:val="22"/>
            </w:rPr>
          </w:rPrChange>
        </w:rPr>
        <w:t>10</w:t>
      </w:r>
      <w:r>
        <w:rPr>
          <w:rFonts w:cs="Times New Roman"/>
          <w:sz w:val="22"/>
          <w:szCs w:val="22"/>
        </w:rPr>
        <w:t>(</w:t>
      </w:r>
      <w:r>
        <w:rPr>
          <w:rFonts w:cs="Times New Roman"/>
          <w:i/>
          <w:iCs/>
          <w:sz w:val="22"/>
          <w:szCs w:val="22"/>
        </w:rPr>
        <w:t>q</w:t>
      </w:r>
      <w:r>
        <w:rPr>
          <w:rFonts w:cs="Times New Roman"/>
          <w:sz w:val="22"/>
          <w:szCs w:val="22"/>
        </w:rPr>
        <w:t xml:space="preserve"> value) (left) and -log</w:t>
      </w:r>
      <w:r>
        <w:rPr>
          <w:rFonts w:cs="Times New Roman"/>
          <w:sz w:val="22"/>
          <w:szCs w:val="22"/>
          <w:vertAlign w:val="subscript"/>
          <w:rPrChange w:id="384" w:author="龙" w:date="2026-07-13T16:51:45Z">
            <w:rPr>
              <w:rFonts w:cs="Times New Roman"/>
              <w:sz w:val="22"/>
              <w:szCs w:val="22"/>
            </w:rPr>
          </w:rPrChange>
        </w:rPr>
        <w:t>10</w:t>
      </w:r>
      <w:r>
        <w:rPr>
          <w:rFonts w:cs="Times New Roman"/>
          <w:sz w:val="22"/>
          <w:szCs w:val="22"/>
        </w:rPr>
        <w:t>(</w:t>
      </w:r>
      <w:r>
        <w:rPr>
          <w:rFonts w:cs="Times New Roman"/>
          <w:i/>
          <w:iCs/>
          <w:sz w:val="22"/>
          <w:szCs w:val="22"/>
        </w:rPr>
        <w:t>p</w:t>
      </w:r>
      <w:r>
        <w:rPr>
          <w:rFonts w:cs="Times New Roman"/>
          <w:sz w:val="22"/>
          <w:szCs w:val="22"/>
        </w:rPr>
        <w:t xml:space="preserve"> value) (right).</w:t>
      </w:r>
      <w:r>
        <w:rPr>
          <w:rFonts w:hint="eastAsia" w:cs="Times New Roman"/>
          <w:sz w:val="22"/>
        </w:rPr>
        <w:t xml:space="preserve"> Proteins with </w:t>
      </w:r>
      <w:r>
        <w:rPr>
          <w:rFonts w:hint="eastAsia" w:cs="Times New Roman"/>
          <w:i/>
          <w:iCs/>
          <w:sz w:val="22"/>
          <w:lang w:eastAsia="zh-CN"/>
        </w:rPr>
        <w:t>p</w:t>
      </w:r>
      <w:r>
        <w:rPr>
          <w:rFonts w:hint="eastAsia" w:cs="Times New Roman"/>
          <w:sz w:val="22"/>
        </w:rPr>
        <w:t xml:space="preserve"> &lt; 0.05 </w:t>
      </w:r>
      <w:r>
        <w:rPr>
          <w:rFonts w:hint="eastAsia" w:cs="Times New Roman"/>
          <w:sz w:val="22"/>
          <w:lang w:val="en-US" w:eastAsia="zh-CN"/>
        </w:rPr>
        <w:t xml:space="preserve">and </w:t>
      </w:r>
      <w:r>
        <w:rPr>
          <w:rFonts w:hint="eastAsia" w:cs="Times New Roman"/>
          <w:i/>
          <w:iCs/>
          <w:sz w:val="22"/>
          <w:lang w:val="en-US" w:eastAsia="zh-CN"/>
        </w:rPr>
        <w:t>q</w:t>
      </w:r>
      <w:r>
        <w:rPr>
          <w:rFonts w:hint="eastAsia" w:cs="Times New Roman"/>
          <w:sz w:val="22"/>
        </w:rPr>
        <w:t xml:space="preserve"> &lt; 0.05</w:t>
      </w:r>
      <w:r>
        <w:rPr>
          <w:rFonts w:hint="eastAsia" w:cs="Times New Roman"/>
          <w:sz w:val="22"/>
          <w:lang w:val="en-US" w:eastAsia="zh-CN"/>
        </w:rPr>
        <w:t xml:space="preserve"> </w:t>
      </w:r>
      <w:r>
        <w:rPr>
          <w:rFonts w:hint="eastAsia" w:cs="Times New Roman"/>
          <w:sz w:val="22"/>
        </w:rPr>
        <w:t xml:space="preserve">were </w:t>
      </w:r>
      <w:r>
        <w:rPr>
          <w:rFonts w:hint="eastAsia" w:cs="Times New Roman"/>
          <w:sz w:val="22"/>
          <w:lang w:eastAsia="zh-CN"/>
        </w:rPr>
        <w:t>l</w:t>
      </w:r>
      <w:r>
        <w:rPr>
          <w:rFonts w:hint="eastAsia" w:cs="Times New Roman"/>
          <w:sz w:val="22"/>
          <w:lang w:val="en-US" w:eastAsia="zh-CN"/>
        </w:rPr>
        <w:t>abled</w:t>
      </w:r>
      <w:r>
        <w:rPr>
          <w:rFonts w:hint="eastAsia" w:cs="Times New Roman"/>
          <w:sz w:val="22"/>
        </w:rPr>
        <w:t>.</w:t>
      </w:r>
    </w:p>
    <w:p w14:paraId="7EA996B2">
      <w:pPr>
        <w:spacing w:line="360" w:lineRule="auto"/>
        <w:ind w:firstLine="0" w:firstLineChars="0"/>
        <w:rPr>
          <w:rFonts w:cs="Times New Roman"/>
          <w:b/>
          <w:sz w:val="22"/>
        </w:rPr>
      </w:pPr>
    </w:p>
    <w:p w14:paraId="4C52BD3C">
      <w:pPr>
        <w:numPr>
          <w:ilvl w:val="0"/>
          <w:numId w:val="0"/>
        </w:numPr>
        <w:spacing w:line="360" w:lineRule="auto"/>
        <w:rPr>
          <w:rFonts w:cs="Times New Roman"/>
          <w:sz w:val="22"/>
          <w:szCs w:val="22"/>
        </w:rPr>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龙" w:date="2026-07-13T16:19:33Z" w:initials="">
    <w:p w14:paraId="7FBA998C">
      <w:pPr>
        <w:pStyle w:val="4"/>
        <w:rPr>
          <w:rFonts w:hint="default" w:eastAsiaTheme="minorEastAsia"/>
          <w:lang w:val="en-US" w:eastAsia="zh-CN"/>
        </w:rPr>
      </w:pPr>
      <w:r>
        <w:rPr>
          <w:rFonts w:cs="Times New Roman" w:asciiTheme="minorEastAsia" w:hAnsiTheme="minorEastAsia"/>
        </w:rPr>
        <w:t>机构名称后，应列出城市名称、邮政编码和国家名称</w:t>
      </w:r>
      <w:r>
        <w:rPr>
          <w:rFonts w:hint="eastAsia" w:cs="Times New Roman" w:asciiTheme="minorEastAsia" w:hAnsiTheme="minorEastAsia"/>
          <w:lang w:eastAsia="zh-CN"/>
        </w:rPr>
        <w:t>，</w:t>
      </w:r>
      <w:r>
        <w:rPr>
          <w:rFonts w:hint="eastAsia" w:cs="Times New Roman" w:asciiTheme="minorEastAsia" w:hAnsiTheme="minorEastAsia"/>
          <w:lang w:val="en-US" w:eastAsia="zh-CN"/>
        </w:rPr>
        <w:t>请补充邮编，后面全部补充。</w:t>
      </w:r>
    </w:p>
  </w:comment>
  <w:comment w:id="1" w:author="郭依嘉" w:date="2026-07-13T21:24:22Z" w:initials="">
    <w:p w14:paraId="75BB7CDC">
      <w:pPr>
        <w:pStyle w:val="4"/>
        <w:rPr>
          <w:rFonts w:hint="default" w:eastAsiaTheme="minorEastAsia"/>
          <w:lang w:val="en-US" w:eastAsia="zh-CN"/>
        </w:rPr>
      </w:pPr>
      <w:r>
        <w:rPr>
          <w:rFonts w:hint="eastAsia"/>
          <w:lang w:val="en-US" w:eastAsia="zh-CN"/>
        </w:rPr>
        <w:t>已补充</w:t>
      </w:r>
    </w:p>
  </w:comment>
  <w:comment w:id="2" w:author="龙" w:date="2026-07-13T16:45:21Z" w:initials="">
    <w:p w14:paraId="21819CF0">
      <w:pPr>
        <w:pStyle w:val="4"/>
        <w:rPr>
          <w:rFonts w:hint="default" w:eastAsia="宋体"/>
          <w:lang w:val="en-US" w:eastAsia="zh-CN"/>
        </w:rPr>
      </w:pPr>
      <w:r>
        <w:rPr>
          <w:rFonts w:hint="eastAsia"/>
          <w:lang w:val="en-US" w:eastAsia="zh-CN"/>
        </w:rPr>
        <w:t>与正文最后正确的Title page页保持一致</w:t>
      </w:r>
    </w:p>
  </w:comment>
  <w:comment w:id="3" w:author="郭依嘉" w:date="2026-07-13T21:55:23Z" w:initials="">
    <w:p w14:paraId="23B0B586">
      <w:pPr>
        <w:pStyle w:val="4"/>
        <w:rPr>
          <w:rFonts w:hint="eastAsia" w:eastAsia="宋体"/>
          <w:lang w:val="en-US" w:eastAsia="zh-CN"/>
        </w:rPr>
      </w:pPr>
      <w:r>
        <w:rPr>
          <w:rFonts w:hint="eastAsia"/>
          <w:lang w:val="en-US" w:eastAsia="zh-CN"/>
        </w:rPr>
        <w:t>已修改</w:t>
      </w:r>
    </w:p>
  </w:comment>
  <w:comment w:id="4" w:author="龙" w:date="2026-07-13T16:47:47Z" w:initials="">
    <w:p w14:paraId="66E46EBB">
      <w:pPr>
        <w:pStyle w:val="4"/>
        <w:rPr>
          <w:rFonts w:hint="default" w:eastAsia="宋体"/>
          <w:lang w:val="en-US" w:eastAsia="zh-CN"/>
        </w:rPr>
      </w:pPr>
      <w:r>
        <w:rPr>
          <w:rFonts w:hint="eastAsia"/>
          <w:lang w:val="en-US" w:eastAsia="zh-CN"/>
        </w:rPr>
        <w:t>引文格式问题，参考正文。</w:t>
      </w:r>
    </w:p>
  </w:comment>
  <w:comment w:id="5" w:author="郭依嘉" w:date="2026-07-13T21:52:46Z" w:initials="">
    <w:p w14:paraId="0B4BB99C">
      <w:pPr>
        <w:pStyle w:val="4"/>
        <w:rPr>
          <w:rFonts w:hint="eastAsia" w:eastAsia="宋体"/>
          <w:lang w:val="en-US" w:eastAsia="zh-CN"/>
        </w:rPr>
      </w:pPr>
      <w:r>
        <w:rPr>
          <w:rFonts w:hint="eastAsia"/>
          <w:lang w:val="en-US" w:eastAsia="zh-CN"/>
        </w:rPr>
        <w:t>已修改</w:t>
      </w:r>
    </w:p>
  </w:comment>
  <w:comment w:id="6" w:author="龙" w:date="2026-07-13T17:19:59Z" w:initials="">
    <w:p w14:paraId="0FD4A43B">
      <w:pPr>
        <w:pStyle w:val="4"/>
        <w:ind w:left="0" w:leftChars="0" w:firstLine="0" w:firstLineChars="0"/>
        <w:rPr>
          <w:rFonts w:hint="default" w:eastAsia="微软雅黑"/>
          <w:b w:val="0"/>
          <w:bCs w:val="0"/>
          <w:lang w:val="en-US" w:eastAsia="zh-CN"/>
        </w:rPr>
      </w:pPr>
      <w:r>
        <w:rPr>
          <w:rFonts w:hint="eastAsia" w:ascii="微软雅黑" w:hAnsi="微软雅黑" w:eastAsia="微软雅黑" w:cs="微软雅黑"/>
          <w:b w:val="0"/>
          <w:bCs w:val="0"/>
          <w:lang w:val="en-US" w:eastAsia="zh-CN"/>
        </w:rPr>
        <w:t xml:space="preserve">补充图片 </w:t>
      </w:r>
      <w:r>
        <w:rPr>
          <w:rFonts w:hint="eastAsia" w:ascii="微软雅黑" w:hAnsi="微软雅黑" w:eastAsia="微软雅黑" w:cs="微软雅黑"/>
          <w:b w:val="0"/>
          <w:bCs w:val="0"/>
        </w:rPr>
        <w:t>字体默认为Arial，不要加粗，</w:t>
      </w:r>
      <w:r>
        <w:rPr>
          <w:rFonts w:hint="eastAsia" w:ascii="微软雅黑" w:hAnsi="微软雅黑" w:eastAsia="微软雅黑" w:cs="微软雅黑"/>
          <w:b w:val="0"/>
          <w:bCs w:val="0"/>
          <w:lang w:val="en-US" w:eastAsia="zh-CN"/>
        </w:rPr>
        <w:t>图片清晰，字可见，目前图片模糊，建议作者提供清晰的PDF版本，我这边协助插入；格式的一些小细节，建议参考主图意见。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BA998C" w15:done="0"/>
  <w15:commentEx w15:paraId="75BB7CDC" w15:done="0" w15:paraIdParent="7FBA998C"/>
  <w15:commentEx w15:paraId="21819CF0" w15:done="0"/>
  <w15:commentEx w15:paraId="23B0B586" w15:done="0" w15:paraIdParent="21819CF0"/>
  <w15:commentEx w15:paraId="66E46EBB" w15:done="0"/>
  <w15:commentEx w15:paraId="0B4BB99C" w15:done="0" w15:paraIdParent="66E46EBB"/>
  <w15:commentEx w15:paraId="0FD4A4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6D50B">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963C4">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EF1A">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74F50">
    <w:pPr>
      <w:pStyle w:val="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4A4AB">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B8524">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2D40B0"/>
    <w:multiLevelType w:val="singleLevel"/>
    <w:tmpl w:val="E12D40B0"/>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龙">
    <w15:presenceInfo w15:providerId="WPS Office" w15:userId="2427450664"/>
  </w15:person>
  <w15:person w15:author="郭依嘉">
    <w15:presenceInfo w15:providerId="WPS Office" w15:userId="50522405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merging Inf D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sz5sf2pafat05effvzpfxvkp5x9vsrrsrvt&quot;&gt;Single cell seq&lt;record-ids&gt;&lt;item&gt;56&lt;/item&gt;&lt;item&gt;58&lt;/item&gt;&lt;item&gt;59&lt;/item&gt;&lt;item&gt;60&lt;/item&gt;&lt;item&gt;61&lt;/item&gt;&lt;item&gt;62&lt;/item&gt;&lt;item&gt;64&lt;/item&gt;&lt;item&gt;65&lt;/item&gt;&lt;item&gt;66&lt;/item&gt;&lt;item&gt;67&lt;/item&gt;&lt;/record-ids&gt;&lt;/item&gt;&lt;/Libraries&gt;"/>
  </w:docVars>
  <w:rsids>
    <w:rsidRoot w:val="00172A27"/>
    <w:rsid w:val="000C1686"/>
    <w:rsid w:val="0014401D"/>
    <w:rsid w:val="00172A27"/>
    <w:rsid w:val="001879F7"/>
    <w:rsid w:val="00211F30"/>
    <w:rsid w:val="0039564C"/>
    <w:rsid w:val="003B3A6B"/>
    <w:rsid w:val="0042245D"/>
    <w:rsid w:val="0048669E"/>
    <w:rsid w:val="004A17F9"/>
    <w:rsid w:val="00501EE2"/>
    <w:rsid w:val="00575736"/>
    <w:rsid w:val="00591946"/>
    <w:rsid w:val="00657334"/>
    <w:rsid w:val="006A54B0"/>
    <w:rsid w:val="007C197E"/>
    <w:rsid w:val="007C2CDB"/>
    <w:rsid w:val="008E2D6E"/>
    <w:rsid w:val="008E3585"/>
    <w:rsid w:val="00952EF5"/>
    <w:rsid w:val="00A36ABF"/>
    <w:rsid w:val="00A40483"/>
    <w:rsid w:val="00A702DE"/>
    <w:rsid w:val="00AF0449"/>
    <w:rsid w:val="00AF6813"/>
    <w:rsid w:val="00B44107"/>
    <w:rsid w:val="00B53DE4"/>
    <w:rsid w:val="00B939DF"/>
    <w:rsid w:val="00BD31EA"/>
    <w:rsid w:val="00C30974"/>
    <w:rsid w:val="00CB427F"/>
    <w:rsid w:val="00CE5701"/>
    <w:rsid w:val="00D057DA"/>
    <w:rsid w:val="00D63E1B"/>
    <w:rsid w:val="00DB35A2"/>
    <w:rsid w:val="00E75711"/>
    <w:rsid w:val="00EA1CAF"/>
    <w:rsid w:val="015C3F19"/>
    <w:rsid w:val="02CD1F13"/>
    <w:rsid w:val="03397292"/>
    <w:rsid w:val="04216C12"/>
    <w:rsid w:val="04776451"/>
    <w:rsid w:val="053C6EDC"/>
    <w:rsid w:val="05EF03F3"/>
    <w:rsid w:val="065C45BB"/>
    <w:rsid w:val="06D44686"/>
    <w:rsid w:val="06E419CA"/>
    <w:rsid w:val="09265ED9"/>
    <w:rsid w:val="09271DC3"/>
    <w:rsid w:val="0A482EEB"/>
    <w:rsid w:val="0A553620"/>
    <w:rsid w:val="0AB22ED4"/>
    <w:rsid w:val="0BD04034"/>
    <w:rsid w:val="0C1B4F42"/>
    <w:rsid w:val="0CC37D7B"/>
    <w:rsid w:val="0E324ADA"/>
    <w:rsid w:val="0E6265C1"/>
    <w:rsid w:val="0E747874"/>
    <w:rsid w:val="0E7C61D3"/>
    <w:rsid w:val="10FD1840"/>
    <w:rsid w:val="11666309"/>
    <w:rsid w:val="1254758B"/>
    <w:rsid w:val="12BD6BC9"/>
    <w:rsid w:val="138B5AED"/>
    <w:rsid w:val="15B8610B"/>
    <w:rsid w:val="16C16603"/>
    <w:rsid w:val="17C84DD7"/>
    <w:rsid w:val="18854A4A"/>
    <w:rsid w:val="18DA0B57"/>
    <w:rsid w:val="19045B0B"/>
    <w:rsid w:val="19FB15C9"/>
    <w:rsid w:val="1A3E34D6"/>
    <w:rsid w:val="1A597B86"/>
    <w:rsid w:val="1B5273A8"/>
    <w:rsid w:val="1C33165E"/>
    <w:rsid w:val="1CCB430E"/>
    <w:rsid w:val="1DAB29F9"/>
    <w:rsid w:val="1DE2466D"/>
    <w:rsid w:val="1EDC1120"/>
    <w:rsid w:val="1F0926FA"/>
    <w:rsid w:val="203B110A"/>
    <w:rsid w:val="20672C08"/>
    <w:rsid w:val="20E02ED8"/>
    <w:rsid w:val="21145EC6"/>
    <w:rsid w:val="21486D09"/>
    <w:rsid w:val="216D36AE"/>
    <w:rsid w:val="21BA4522"/>
    <w:rsid w:val="22237002"/>
    <w:rsid w:val="245D3F6A"/>
    <w:rsid w:val="26F27C71"/>
    <w:rsid w:val="278259F3"/>
    <w:rsid w:val="27BA2554"/>
    <w:rsid w:val="281C077C"/>
    <w:rsid w:val="29C42E79"/>
    <w:rsid w:val="29CD16D5"/>
    <w:rsid w:val="2A464975"/>
    <w:rsid w:val="2C2A6F85"/>
    <w:rsid w:val="2C7D1532"/>
    <w:rsid w:val="2D181132"/>
    <w:rsid w:val="2EA66FF1"/>
    <w:rsid w:val="2EE43FBD"/>
    <w:rsid w:val="2F0A43B6"/>
    <w:rsid w:val="3099554A"/>
    <w:rsid w:val="30A349F9"/>
    <w:rsid w:val="30A4622D"/>
    <w:rsid w:val="30AE0B72"/>
    <w:rsid w:val="31844054"/>
    <w:rsid w:val="3275424E"/>
    <w:rsid w:val="33274478"/>
    <w:rsid w:val="343A1A51"/>
    <w:rsid w:val="34E22D4D"/>
    <w:rsid w:val="35A0723C"/>
    <w:rsid w:val="361E7DB5"/>
    <w:rsid w:val="37133692"/>
    <w:rsid w:val="37684573"/>
    <w:rsid w:val="391B523E"/>
    <w:rsid w:val="398C3287"/>
    <w:rsid w:val="39964B88"/>
    <w:rsid w:val="3A32322C"/>
    <w:rsid w:val="3A9B19D4"/>
    <w:rsid w:val="3AD60F5C"/>
    <w:rsid w:val="3BAB7E8C"/>
    <w:rsid w:val="3C464471"/>
    <w:rsid w:val="3DF84269"/>
    <w:rsid w:val="3E0C2BE9"/>
    <w:rsid w:val="3E6622F9"/>
    <w:rsid w:val="3E7477D3"/>
    <w:rsid w:val="3F406FEE"/>
    <w:rsid w:val="3F5A01FC"/>
    <w:rsid w:val="3F7D776B"/>
    <w:rsid w:val="40084E9C"/>
    <w:rsid w:val="400C5510"/>
    <w:rsid w:val="4189415E"/>
    <w:rsid w:val="421D53C4"/>
    <w:rsid w:val="426B1951"/>
    <w:rsid w:val="43071C2E"/>
    <w:rsid w:val="431828DF"/>
    <w:rsid w:val="43A4539B"/>
    <w:rsid w:val="44FC20B0"/>
    <w:rsid w:val="45321187"/>
    <w:rsid w:val="46BA3278"/>
    <w:rsid w:val="471D7444"/>
    <w:rsid w:val="484132F9"/>
    <w:rsid w:val="487C5908"/>
    <w:rsid w:val="49B77EAC"/>
    <w:rsid w:val="4A3B288C"/>
    <w:rsid w:val="4AD6271D"/>
    <w:rsid w:val="4AFF1495"/>
    <w:rsid w:val="4B82488A"/>
    <w:rsid w:val="4BE9393E"/>
    <w:rsid w:val="4C651E42"/>
    <w:rsid w:val="4C7C10E0"/>
    <w:rsid w:val="4C7E73A7"/>
    <w:rsid w:val="4CCC0113"/>
    <w:rsid w:val="4CE30FB8"/>
    <w:rsid w:val="4D4203D5"/>
    <w:rsid w:val="4E9F1194"/>
    <w:rsid w:val="4F1C1B57"/>
    <w:rsid w:val="50483F54"/>
    <w:rsid w:val="506D7517"/>
    <w:rsid w:val="5096131E"/>
    <w:rsid w:val="51A056CA"/>
    <w:rsid w:val="51F15693"/>
    <w:rsid w:val="52225AA4"/>
    <w:rsid w:val="525C7F56"/>
    <w:rsid w:val="52733BCA"/>
    <w:rsid w:val="52CF57EB"/>
    <w:rsid w:val="52D30AD2"/>
    <w:rsid w:val="53624E0A"/>
    <w:rsid w:val="53791A5C"/>
    <w:rsid w:val="53B35B89"/>
    <w:rsid w:val="54442C85"/>
    <w:rsid w:val="54754356"/>
    <w:rsid w:val="550E3200"/>
    <w:rsid w:val="55996D93"/>
    <w:rsid w:val="5627460C"/>
    <w:rsid w:val="57A852D8"/>
    <w:rsid w:val="58D254F8"/>
    <w:rsid w:val="59D91395"/>
    <w:rsid w:val="59DA4B8C"/>
    <w:rsid w:val="5A0031AA"/>
    <w:rsid w:val="5A326DF2"/>
    <w:rsid w:val="5A4A272E"/>
    <w:rsid w:val="5ACC228D"/>
    <w:rsid w:val="5C433822"/>
    <w:rsid w:val="5C86023B"/>
    <w:rsid w:val="5CF457F4"/>
    <w:rsid w:val="5CFB4E6A"/>
    <w:rsid w:val="5D037E87"/>
    <w:rsid w:val="5D091EEA"/>
    <w:rsid w:val="5D704AEA"/>
    <w:rsid w:val="5DCC314E"/>
    <w:rsid w:val="5E056FE1"/>
    <w:rsid w:val="5EE17A4E"/>
    <w:rsid w:val="605B1660"/>
    <w:rsid w:val="60BD2398"/>
    <w:rsid w:val="61143ABF"/>
    <w:rsid w:val="62A57D9F"/>
    <w:rsid w:val="63704BFF"/>
    <w:rsid w:val="63B82D47"/>
    <w:rsid w:val="63C05A90"/>
    <w:rsid w:val="63F53E57"/>
    <w:rsid w:val="64AC4BDE"/>
    <w:rsid w:val="65904F5A"/>
    <w:rsid w:val="65DE1DB1"/>
    <w:rsid w:val="6618187B"/>
    <w:rsid w:val="66434B4A"/>
    <w:rsid w:val="66580D53"/>
    <w:rsid w:val="66D33542"/>
    <w:rsid w:val="66F10A4A"/>
    <w:rsid w:val="678E5C9D"/>
    <w:rsid w:val="68110444"/>
    <w:rsid w:val="6837213B"/>
    <w:rsid w:val="68752FB5"/>
    <w:rsid w:val="68C1269E"/>
    <w:rsid w:val="68C47A98"/>
    <w:rsid w:val="68FC620D"/>
    <w:rsid w:val="699A7177"/>
    <w:rsid w:val="69F543AD"/>
    <w:rsid w:val="6A6D7C45"/>
    <w:rsid w:val="6A84516F"/>
    <w:rsid w:val="6C2A4ABB"/>
    <w:rsid w:val="6D72430E"/>
    <w:rsid w:val="6DF72075"/>
    <w:rsid w:val="6E402EFB"/>
    <w:rsid w:val="6E47115C"/>
    <w:rsid w:val="6EA14B04"/>
    <w:rsid w:val="6F1218C9"/>
    <w:rsid w:val="6F3B6E8A"/>
    <w:rsid w:val="6FD67789"/>
    <w:rsid w:val="70D372CA"/>
    <w:rsid w:val="72891A47"/>
    <w:rsid w:val="750000AA"/>
    <w:rsid w:val="75082FB6"/>
    <w:rsid w:val="752B56FD"/>
    <w:rsid w:val="75640639"/>
    <w:rsid w:val="767B0330"/>
    <w:rsid w:val="77A6318B"/>
    <w:rsid w:val="77B96309"/>
    <w:rsid w:val="77DD4EB4"/>
    <w:rsid w:val="782029BA"/>
    <w:rsid w:val="784D134C"/>
    <w:rsid w:val="78FC6E6D"/>
    <w:rsid w:val="79AC5F09"/>
    <w:rsid w:val="79FF1DDE"/>
    <w:rsid w:val="7A9B6238"/>
    <w:rsid w:val="7C7D3129"/>
    <w:rsid w:val="7C9F2035"/>
    <w:rsid w:val="7DE76A9E"/>
    <w:rsid w:val="7DFA4FDC"/>
    <w:rsid w:val="7E524AD7"/>
    <w:rsid w:val="7EFA4F6F"/>
    <w:rsid w:val="7F240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0"/>
    <w:pPr>
      <w:spacing w:beforeAutospacing="1" w:afterAutospacing="1"/>
      <w:jc w:val="center"/>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Lines="0" w:beforeAutospacing="1" w:afterLines="0" w:afterAutospacing="1"/>
      <w:jc w:val="left"/>
      <w:outlineLvl w:val="1"/>
    </w:pPr>
    <w:rPr>
      <w:rFonts w:hint="default" w:ascii="Calibri" w:hAnsi="Calibri"/>
      <w:b/>
      <w:kern w:val="0"/>
      <w:sz w:val="22"/>
      <w:szCs w:val="36"/>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alloon Text"/>
    <w:basedOn w:val="1"/>
    <w:link w:val="16"/>
    <w:qFormat/>
    <w:uiPriority w:val="0"/>
    <w:pPr>
      <w:spacing w:line="240" w:lineRule="auto"/>
    </w:pPr>
    <w:rPr>
      <w:sz w:val="18"/>
      <w:szCs w:val="18"/>
    </w:rPr>
  </w:style>
  <w:style w:type="paragraph" w:styleId="6">
    <w:name w:val="footer"/>
    <w:basedOn w:val="1"/>
    <w:link w:val="15"/>
    <w:qFormat/>
    <w:uiPriority w:val="0"/>
    <w:pPr>
      <w:tabs>
        <w:tab w:val="center" w:pos="4153"/>
        <w:tab w:val="right" w:pos="8306"/>
      </w:tabs>
      <w:snapToGrid w:val="0"/>
      <w:spacing w:line="240" w:lineRule="auto"/>
      <w:jc w:val="left"/>
    </w:pPr>
    <w:rPr>
      <w:sz w:val="18"/>
      <w:szCs w:val="18"/>
    </w:rPr>
  </w:style>
  <w:style w:type="paragraph" w:styleId="7">
    <w:name w:val="header"/>
    <w:basedOn w:val="1"/>
    <w:link w:val="14"/>
    <w:qFormat/>
    <w:uiPriority w:val="0"/>
    <w:pPr>
      <w:pBdr>
        <w:bottom w:val="single" w:color="auto" w:sz="6" w:space="1"/>
      </w:pBdr>
      <w:tabs>
        <w:tab w:val="center" w:pos="4153"/>
        <w:tab w:val="right" w:pos="8306"/>
      </w:tabs>
      <w:snapToGrid w:val="0"/>
      <w:spacing w:line="240" w:lineRule="auto"/>
      <w:jc w:val="center"/>
    </w:pPr>
    <w:rPr>
      <w:sz w:val="18"/>
      <w:szCs w:val="18"/>
    </w:rPr>
  </w:style>
  <w:style w:type="character" w:styleId="10">
    <w:name w:val="line number"/>
    <w:basedOn w:val="9"/>
    <w:qFormat/>
    <w:uiPriority w:val="0"/>
  </w:style>
  <w:style w:type="character" w:styleId="11">
    <w:name w:val="Hyperlink"/>
    <w:basedOn w:val="9"/>
    <w:unhideWhenUsed/>
    <w:qFormat/>
    <w:uiPriority w:val="99"/>
    <w:rPr>
      <w:color w:val="0000FF"/>
      <w:u w:val="single"/>
    </w:rPr>
  </w:style>
  <w:style w:type="paragraph" w:customStyle="1" w:styleId="12">
    <w:name w:val="EndNote Bibliography Title"/>
    <w:qFormat/>
    <w:uiPriority w:val="0"/>
    <w:pPr>
      <w:jc w:val="center"/>
    </w:pPr>
    <w:rPr>
      <w:rFonts w:ascii="Times New Roman" w:hAnsi="Times New Roman" w:eastAsia="宋体" w:cs="Times New Roman"/>
      <w:kern w:val="2"/>
      <w:sz w:val="24"/>
      <w:szCs w:val="22"/>
      <w:lang w:val="en-US" w:eastAsia="zh-CN" w:bidi="ar-SA"/>
    </w:rPr>
  </w:style>
  <w:style w:type="paragraph" w:customStyle="1" w:styleId="13">
    <w:name w:val="EndNote Bibliography"/>
    <w:qFormat/>
    <w:uiPriority w:val="0"/>
    <w:pPr>
      <w:jc w:val="both"/>
    </w:pPr>
    <w:rPr>
      <w:rFonts w:ascii="Times New Roman" w:hAnsi="Times New Roman" w:eastAsia="宋体" w:cs="Times New Roman"/>
      <w:kern w:val="2"/>
      <w:sz w:val="24"/>
      <w:szCs w:val="22"/>
      <w:lang w:val="en-US" w:eastAsia="zh-CN" w:bidi="ar-SA"/>
    </w:rPr>
  </w:style>
  <w:style w:type="character" w:customStyle="1" w:styleId="14">
    <w:name w:val="页眉 Char"/>
    <w:basedOn w:val="9"/>
    <w:link w:val="7"/>
    <w:qFormat/>
    <w:uiPriority w:val="0"/>
    <w:rPr>
      <w:rFonts w:cstheme="minorBidi"/>
      <w:kern w:val="2"/>
      <w:sz w:val="18"/>
      <w:szCs w:val="18"/>
    </w:rPr>
  </w:style>
  <w:style w:type="character" w:customStyle="1" w:styleId="15">
    <w:name w:val="页脚 Char"/>
    <w:basedOn w:val="9"/>
    <w:link w:val="6"/>
    <w:qFormat/>
    <w:uiPriority w:val="0"/>
    <w:rPr>
      <w:rFonts w:cstheme="minorBidi"/>
      <w:kern w:val="2"/>
      <w:sz w:val="18"/>
      <w:szCs w:val="18"/>
    </w:rPr>
  </w:style>
  <w:style w:type="character" w:customStyle="1" w:styleId="16">
    <w:name w:val="批注框文本 Char"/>
    <w:basedOn w:val="9"/>
    <w:link w:val="5"/>
    <w:qFormat/>
    <w:uiPriority w:val="0"/>
    <w:rPr>
      <w:rFonts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9.wmf"/><Relationship Id="rId21" Type="http://schemas.openxmlformats.org/officeDocument/2006/relationships/image" Target="media/image8.wmf"/><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image" Target="media/image5.wmf"/><Relationship Id="rId17" Type="http://schemas.openxmlformats.org/officeDocument/2006/relationships/image" Target="media/image4.wmf"/><Relationship Id="rId16" Type="http://schemas.openxmlformats.org/officeDocument/2006/relationships/image" Target="media/image3.wmf"/><Relationship Id="rId15" Type="http://schemas.openxmlformats.org/officeDocument/2006/relationships/image" Target="media/image2.wmf"/><Relationship Id="rId14" Type="http://schemas.openxmlformats.org/officeDocument/2006/relationships/image" Target="media/image1.wmf"/><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2329</Words>
  <Characters>14695</Characters>
  <Lines>163</Lines>
  <Paragraphs>45</Paragraphs>
  <TotalTime>1</TotalTime>
  <ScaleCrop>false</ScaleCrop>
  <LinksUpToDate>false</LinksUpToDate>
  <CharactersWithSpaces>16990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2026-06-15T12:32:00Z</dcterms:created>
  <dc:creator>郭依嘉</dc:creator>
  <cp:lastModifiedBy>郭依嘉</cp:lastModifiedBy>
  <dcterms:modified xsi:type="dcterms:W3CDTF">2026-07-13T13:57:51Z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04D4CBE199A74814A8259585247C9B23_13</vt:lpwstr>
  </property>
  <property fmtid="{D5CDD505-2E9C-101B-9397-08002B2CF9AE}" pid="4" name="KSOTemplateDocerSaveRecord">
    <vt:lpwstr>eyJoZGlkIjoiZmQwNmIwMGRiZTY0YTI3YzkzMjQyZTlhNThlZTY4M2YiLCJ1c2VySWQiOiIxNjIyNzc1MTU1In0=</vt:lpwstr>
  </property>
</Properties>
</file>